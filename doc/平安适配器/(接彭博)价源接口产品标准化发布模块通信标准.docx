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b/>
          <w:bCs/>
        </w:rPr>
      </w:pPr>
      <w:r>
        <w:object>
          <v:shape id="_x0000_i1025" o:spt="75" type="#_x0000_t75" style="height:42pt;width:153.75pt;" o:ole="t" filled="f" o:preferrelative="t" stroked="f" coordsize="21600,21600">
            <v:path/>
            <v:fill on="f" focussize="0,0"/>
            <v:stroke on="f" joinstyle="miter"/>
            <v:imagedata r:id="rId6" o:title=""/>
            <o:lock v:ext="edit" aspectratio="t"/>
            <w10:wrap type="none"/>
            <w10:anchorlock/>
          </v:shape>
          <o:OLEObject Type="Embed" ProgID="PBrush" ShapeID="_x0000_i1025" DrawAspect="Content" ObjectID="_1468075725" r:id="rId5">
            <o:LockedField>false</o:LockedField>
          </o:OLEObject>
        </w:object>
      </w:r>
    </w:p>
    <w:p>
      <w:pPr>
        <w:ind w:firstLine="310" w:firstLineChars="147"/>
        <w:rPr>
          <w:rFonts w:ascii="黑体" w:eastAsia="黑体"/>
          <w:b/>
          <w:bCs/>
          <w:szCs w:val="21"/>
        </w:rPr>
      </w:pPr>
      <w:r>
        <w:rPr>
          <w:rFonts w:hint="eastAsia" w:ascii="黑体" w:eastAsia="黑体"/>
          <w:b/>
          <w:bCs/>
          <w:szCs w:val="21"/>
        </w:rPr>
        <w:t>（内部文件，注意保密）</w:t>
      </w:r>
    </w:p>
    <w:p>
      <w:pPr>
        <w:rPr>
          <w:rFonts w:ascii="黑体" w:eastAsia="黑体"/>
          <w:b/>
          <w:bCs/>
        </w:rPr>
      </w:pPr>
      <w:r>
        <w:rPr>
          <w:rFonts w:hint="eastAsia" w:ascii="黑体" w:eastAsia="黑体"/>
          <w:b/>
          <w:bCs/>
        </w:rPr>
        <w:t>（密级</w:t>
      </w:r>
      <w:r>
        <w:rPr>
          <w:rFonts w:ascii="黑体" w:eastAsia="黑体"/>
          <w:b/>
          <w:bCs/>
        </w:rPr>
        <w:t>[XXX]</w:t>
      </w:r>
      <w:r>
        <w:rPr>
          <w:rFonts w:hint="eastAsia" w:ascii="黑体" w:eastAsia="黑体"/>
          <w:b/>
          <w:bCs/>
        </w:rPr>
        <w:t>）</w:t>
      </w:r>
    </w:p>
    <w:p>
      <w:pPr>
        <w:jc w:val="center"/>
        <w:rPr>
          <w:b/>
          <w:bCs/>
        </w:rPr>
      </w:pPr>
    </w:p>
    <w:p>
      <w:pPr>
        <w:jc w:val="center"/>
        <w:rPr>
          <w:b/>
          <w:bCs/>
        </w:rPr>
      </w:pPr>
    </w:p>
    <w:p>
      <w:pPr>
        <w:jc w:val="center"/>
        <w:rPr>
          <w:b/>
          <w:bCs/>
        </w:rPr>
      </w:pPr>
    </w:p>
    <w:p>
      <w:pPr>
        <w:jc w:val="center"/>
        <w:rPr>
          <w:b/>
          <w:bCs/>
        </w:rPr>
      </w:pPr>
    </w:p>
    <w:p>
      <w:pPr>
        <w:jc w:val="center"/>
        <w:rPr>
          <w:b/>
          <w:bCs/>
        </w:rPr>
      </w:pPr>
    </w:p>
    <w:p>
      <w:pPr>
        <w:jc w:val="center"/>
        <w:rPr>
          <w:b/>
          <w:bCs/>
        </w:rPr>
      </w:pPr>
    </w:p>
    <w:p>
      <w:pPr>
        <w:jc w:val="center"/>
        <w:rPr>
          <w:b/>
          <w:bCs/>
        </w:rPr>
      </w:pPr>
    </w:p>
    <w:p>
      <w:pPr>
        <w:jc w:val="center"/>
        <w:rPr>
          <w:b/>
          <w:bCs/>
        </w:rPr>
      </w:pPr>
    </w:p>
    <w:p>
      <w:pPr>
        <w:jc w:val="center"/>
        <w:rPr>
          <w:b/>
          <w:bCs/>
        </w:rPr>
      </w:pPr>
    </w:p>
    <w:p>
      <w:pPr>
        <w:jc w:val="center"/>
        <w:rPr>
          <w:b/>
          <w:bCs/>
        </w:rPr>
      </w:pPr>
    </w:p>
    <w:p>
      <w:pPr>
        <w:jc w:val="center"/>
        <w:rPr>
          <w:rFonts w:ascii="黑体" w:eastAsia="黑体"/>
          <w:b/>
          <w:sz w:val="52"/>
        </w:rPr>
      </w:pPr>
      <w:r>
        <w:pict>
          <v:rect id="_x0000_s1027" o:spid="_x0000_s1027" o:spt="1" style="position:absolute;left:0pt;margin-left:0pt;margin-top:39pt;height:5.1pt;width:414pt;z-index:251656192;mso-width-relative:page;mso-height-relative:page;" fillcolor="#000080" filled="t" stroked="t" coordsize="21600,21600">
            <v:path/>
            <v:fill on="t" focussize="0,0"/>
            <v:stroke color="#000080"/>
            <v:imagedata o:title=""/>
            <o:lock v:ext="edit"/>
          </v:rect>
        </w:pict>
      </w:r>
      <w:r>
        <w:rPr>
          <w:rFonts w:hint="eastAsia" w:ascii="黑体" w:eastAsia="黑体"/>
          <w:b/>
          <w:sz w:val="52"/>
        </w:rPr>
        <w:t>【时代银通价源接口产品】</w:t>
      </w:r>
    </w:p>
    <w:p>
      <w:pPr>
        <w:jc w:val="center"/>
        <w:rPr>
          <w:rFonts w:ascii="黑体" w:eastAsia="黑体"/>
          <w:b/>
          <w:bCs/>
          <w:sz w:val="52"/>
        </w:rPr>
      </w:pPr>
      <w:r>
        <w:pict>
          <v:line id="_x0000_s1028" o:spid="_x0000_s1028" o:spt="20" style="position:absolute;left:0pt;margin-left:0pt;margin-top:0pt;height:0pt;width:414pt;z-index:251657216;mso-width-relative:page;mso-height-relative:page;" stroked="t" coordsize="21600,21600">
            <v:path arrowok="t"/>
            <v:fill focussize="0,0"/>
            <v:stroke color="#000080"/>
            <v:imagedata o:title=""/>
            <o:lock v:ext="edit"/>
          </v:line>
        </w:pict>
      </w:r>
      <w:r>
        <w:rPr>
          <w:rFonts w:hint="eastAsia" w:ascii="黑体" w:eastAsia="黑体"/>
          <w:b/>
          <w:bCs/>
          <w:sz w:val="52"/>
        </w:rPr>
        <w:t>标准化通信规范</w:t>
      </w:r>
    </w:p>
    <w:p>
      <w:pPr>
        <w:jc w:val="center"/>
        <w:rPr>
          <w:rFonts w:ascii="黑体" w:eastAsia="黑体"/>
          <w:b/>
          <w:bCs/>
          <w:sz w:val="52"/>
        </w:rPr>
      </w:pPr>
      <w:r>
        <w:rPr>
          <w:rFonts w:hint="eastAsia" w:ascii="黑体" w:eastAsia="黑体"/>
          <w:b/>
          <w:bCs/>
          <w:sz w:val="52"/>
        </w:rPr>
        <w:t>(XNET)</w:t>
      </w:r>
    </w:p>
    <w:p>
      <w:pPr>
        <w:jc w:val="center"/>
        <w:rPr>
          <w:b/>
          <w:bCs/>
        </w:rPr>
      </w:pPr>
    </w:p>
    <w:p>
      <w:pPr>
        <w:jc w:val="center"/>
        <w:rPr>
          <w:b/>
          <w:bCs/>
        </w:rPr>
      </w:pPr>
    </w:p>
    <w:p>
      <w:pPr>
        <w:jc w:val="center"/>
        <w:rPr>
          <w:b/>
          <w:bCs/>
        </w:rPr>
      </w:pPr>
    </w:p>
    <w:p>
      <w:pPr>
        <w:jc w:val="center"/>
        <w:rPr>
          <w:b/>
          <w:bCs/>
        </w:rPr>
      </w:pPr>
    </w:p>
    <w:p>
      <w:pPr>
        <w:jc w:val="center"/>
        <w:rPr>
          <w:b/>
          <w:bCs/>
        </w:rPr>
      </w:pPr>
    </w:p>
    <w:p>
      <w:pPr>
        <w:jc w:val="center"/>
        <w:rPr>
          <w:b/>
          <w:bCs/>
        </w:rPr>
      </w:pPr>
    </w:p>
    <w:p>
      <w:pPr>
        <w:jc w:val="center"/>
        <w:rPr>
          <w:b/>
          <w:bCs/>
        </w:rPr>
      </w:pPr>
    </w:p>
    <w:p>
      <w:pPr>
        <w:jc w:val="center"/>
        <w:rPr>
          <w:b/>
          <w:bCs/>
        </w:rPr>
      </w:pPr>
    </w:p>
    <w:p>
      <w:pPr>
        <w:jc w:val="center"/>
        <w:rPr>
          <w:b/>
          <w:bCs/>
        </w:rPr>
      </w:pPr>
    </w:p>
    <w:p>
      <w:pPr>
        <w:jc w:val="center"/>
        <w:rPr>
          <w:b/>
          <w:bCs/>
        </w:rPr>
      </w:pPr>
    </w:p>
    <w:p>
      <w:pPr>
        <w:jc w:val="center"/>
        <w:rPr>
          <w:b/>
          <w:bCs/>
        </w:rPr>
      </w:pPr>
    </w:p>
    <w:p>
      <w:pPr>
        <w:tabs>
          <w:tab w:val="center" w:pos="4959"/>
        </w:tabs>
        <w:jc w:val="center"/>
        <w:rPr>
          <w:b/>
          <w:bCs/>
        </w:rPr>
      </w:pPr>
    </w:p>
    <w:tbl>
      <w:tblPr>
        <w:tblStyle w:val="22"/>
        <w:tblW w:w="7308"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28"/>
        <w:gridCol w:w="1860"/>
        <w:gridCol w:w="1860"/>
        <w:gridCol w:w="18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728" w:type="dxa"/>
          </w:tcPr>
          <w:p>
            <w:pPr>
              <w:rPr>
                <w:rFonts w:ascii="黑体" w:eastAsia="黑体"/>
                <w:b/>
              </w:rPr>
            </w:pPr>
            <w:r>
              <w:rPr>
                <w:rFonts w:hint="eastAsia" w:ascii="黑体" w:eastAsia="黑体"/>
                <w:b/>
              </w:rPr>
              <w:t>制作单位</w:t>
            </w:r>
          </w:p>
        </w:tc>
        <w:tc>
          <w:tcPr>
            <w:tcW w:w="5580" w:type="dxa"/>
            <w:gridSpan w:val="3"/>
          </w:tcPr>
          <w:p>
            <w:pPr>
              <w:rPr>
                <w:rFonts w:ascii="黑体" w:eastAsia="黑体"/>
                <w:b/>
              </w:rPr>
            </w:pPr>
            <w:r>
              <w:rPr>
                <w:rFonts w:ascii="黑体" w:eastAsia="黑体"/>
                <w:b/>
              </w:rPr>
              <w:t>[</w:t>
            </w:r>
            <w:r>
              <w:rPr>
                <w:rFonts w:hint="eastAsia" w:ascii="黑体" w:eastAsia="黑体"/>
                <w:b/>
              </w:rPr>
              <w:t>报价引擎产品</w:t>
            </w:r>
            <w:r>
              <w:rPr>
                <w:rFonts w:ascii="黑体" w:eastAsia="黑体"/>
                <w:b/>
              </w:rPr>
              <w:t>]</w:t>
            </w:r>
            <w:r>
              <w:rPr>
                <w:rFonts w:hint="eastAsia" w:ascii="黑体" w:eastAsia="黑体"/>
                <w:b/>
              </w:rPr>
              <w:t>项目组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728" w:type="dxa"/>
          </w:tcPr>
          <w:p>
            <w:pPr>
              <w:rPr>
                <w:rFonts w:ascii="黑体" w:eastAsia="黑体"/>
                <w:b/>
              </w:rPr>
            </w:pPr>
            <w:r>
              <w:rPr>
                <w:rFonts w:hint="eastAsia" w:ascii="黑体" w:eastAsia="黑体"/>
                <w:b/>
              </w:rPr>
              <w:t>文档编号</w:t>
            </w:r>
          </w:p>
        </w:tc>
        <w:tc>
          <w:tcPr>
            <w:tcW w:w="5580" w:type="dxa"/>
            <w:gridSpan w:val="3"/>
          </w:tcPr>
          <w:p>
            <w:pPr>
              <w:rPr>
                <w:rFonts w:ascii="黑体" w:eastAsia="黑体"/>
                <w:b/>
              </w:rPr>
            </w:pPr>
            <w:r>
              <w:rPr>
                <w:rFonts w:ascii="黑体" w:eastAsia="黑体"/>
                <w:b/>
              </w:rPr>
              <w:t>ERAYT-S-[</w:t>
            </w:r>
            <w:r>
              <w:rPr>
                <w:rFonts w:hint="eastAsia" w:ascii="黑体" w:eastAsia="黑体"/>
                <w:b/>
              </w:rPr>
              <w:t>项目编号</w:t>
            </w:r>
            <w:r>
              <w:rPr>
                <w:rFonts w:ascii="黑体" w:eastAsia="黑体"/>
                <w:b/>
              </w:rPr>
              <w:t>]</w:t>
            </w:r>
            <w:r>
              <w:rPr>
                <w:rFonts w:hint="eastAsia" w:ascii="黑体" w:eastAsia="黑体"/>
                <w:b/>
              </w:rPr>
              <w:t>－</w:t>
            </w:r>
            <w:r>
              <w:rPr>
                <w:rFonts w:ascii="黑体" w:eastAsia="黑体"/>
                <w:b/>
              </w:rPr>
              <w:t>D</w:t>
            </w:r>
            <w:r>
              <w:rPr>
                <w:rFonts w:hint="eastAsia" w:ascii="黑体" w:eastAsia="黑体"/>
                <w:b/>
              </w:rPr>
              <w:t>－</w:t>
            </w:r>
            <w:r>
              <w:rPr>
                <w:rFonts w:ascii="黑体" w:eastAsia="黑体"/>
                <w:b/>
              </w:rPr>
              <w:t>[XXX]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728" w:type="dxa"/>
          </w:tcPr>
          <w:p>
            <w:pPr>
              <w:rPr>
                <w:rFonts w:ascii="黑体" w:eastAsia="黑体"/>
                <w:b/>
              </w:rPr>
            </w:pPr>
            <w:r>
              <w:rPr>
                <w:rFonts w:hint="eastAsia" w:ascii="黑体" w:eastAsia="黑体"/>
                <w:b/>
              </w:rPr>
              <w:t>版本号</w:t>
            </w:r>
          </w:p>
        </w:tc>
        <w:tc>
          <w:tcPr>
            <w:tcW w:w="5580" w:type="dxa"/>
            <w:gridSpan w:val="3"/>
          </w:tcPr>
          <w:p>
            <w:pPr>
              <w:rPr>
                <w:rFonts w:ascii="黑体" w:eastAsia="黑体"/>
                <w:b/>
              </w:rPr>
            </w:pPr>
            <w:r>
              <w:rPr>
                <w:rFonts w:ascii="黑体" w:eastAsia="黑体"/>
                <w:b/>
              </w:rPr>
              <w:t>Ver[1.</w:t>
            </w:r>
            <w:r>
              <w:rPr>
                <w:rFonts w:hint="eastAsia" w:ascii="黑体" w:eastAsia="黑体"/>
                <w:b/>
              </w:rPr>
              <w:t>0</w:t>
            </w:r>
            <w:r>
              <w:rPr>
                <w:rFonts w:ascii="黑体" w:eastAsia="黑体"/>
                <w:b/>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728" w:type="dxa"/>
          </w:tcPr>
          <w:p>
            <w:pPr>
              <w:rPr>
                <w:rFonts w:ascii="黑体" w:eastAsia="黑体"/>
                <w:b/>
              </w:rPr>
            </w:pPr>
            <w:r>
              <w:rPr>
                <w:rFonts w:hint="eastAsia" w:ascii="黑体" w:eastAsia="黑体"/>
                <w:b/>
              </w:rPr>
              <w:t>编写人</w:t>
            </w:r>
          </w:p>
        </w:tc>
        <w:tc>
          <w:tcPr>
            <w:tcW w:w="1860" w:type="dxa"/>
          </w:tcPr>
          <w:p>
            <w:pPr>
              <w:rPr>
                <w:rFonts w:ascii="黑体" w:eastAsia="黑体"/>
                <w:b/>
              </w:rPr>
            </w:pPr>
            <w:r>
              <w:rPr>
                <w:rFonts w:ascii="黑体" w:eastAsia="黑体"/>
                <w:b/>
              </w:rPr>
              <w:t>[</w:t>
            </w:r>
            <w:r>
              <w:rPr>
                <w:rFonts w:hint="eastAsia" w:ascii="黑体" w:eastAsia="黑体"/>
                <w:b/>
              </w:rPr>
              <w:t>林辉</w:t>
            </w:r>
            <w:r>
              <w:rPr>
                <w:rFonts w:ascii="黑体" w:eastAsia="黑体"/>
                <w:b/>
              </w:rPr>
              <w:t>]</w:t>
            </w:r>
          </w:p>
        </w:tc>
        <w:tc>
          <w:tcPr>
            <w:tcW w:w="1860" w:type="dxa"/>
          </w:tcPr>
          <w:p>
            <w:pPr>
              <w:rPr>
                <w:rFonts w:ascii="黑体" w:eastAsia="黑体"/>
                <w:b/>
              </w:rPr>
            </w:pPr>
            <w:r>
              <w:rPr>
                <w:rFonts w:hint="eastAsia" w:ascii="黑体" w:eastAsia="黑体"/>
                <w:b/>
              </w:rPr>
              <w:t>审定人</w:t>
            </w:r>
          </w:p>
        </w:tc>
        <w:tc>
          <w:tcPr>
            <w:tcW w:w="1860" w:type="dxa"/>
          </w:tcPr>
          <w:p>
            <w:pPr>
              <w:rPr>
                <w:rFonts w:ascii="黑体" w:eastAsia="黑体"/>
                <w:b/>
              </w:rPr>
            </w:pPr>
            <w:r>
              <w:rPr>
                <w:rFonts w:ascii="黑体" w:eastAsia="黑体"/>
                <w:b/>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728" w:type="dxa"/>
          </w:tcPr>
          <w:p>
            <w:pPr>
              <w:rPr>
                <w:rFonts w:ascii="黑体" w:eastAsia="黑体"/>
                <w:b/>
              </w:rPr>
            </w:pPr>
            <w:r>
              <w:rPr>
                <w:rFonts w:hint="eastAsia" w:ascii="黑体" w:eastAsia="黑体"/>
                <w:b/>
              </w:rPr>
              <w:t>编写日期</w:t>
            </w:r>
          </w:p>
        </w:tc>
        <w:tc>
          <w:tcPr>
            <w:tcW w:w="5580" w:type="dxa"/>
            <w:gridSpan w:val="3"/>
          </w:tcPr>
          <w:p>
            <w:pPr>
              <w:rPr>
                <w:rFonts w:ascii="黑体" w:eastAsia="黑体"/>
                <w:b/>
              </w:rPr>
            </w:pPr>
            <w:r>
              <w:rPr>
                <w:rFonts w:ascii="黑体" w:eastAsia="黑体"/>
                <w:b/>
              </w:rPr>
              <w:t>201</w:t>
            </w:r>
            <w:r>
              <w:rPr>
                <w:rFonts w:hint="eastAsia" w:ascii="黑体" w:eastAsia="黑体"/>
                <w:b/>
              </w:rPr>
              <w:t>6年12月20日</w:t>
            </w:r>
          </w:p>
        </w:tc>
      </w:tr>
    </w:tbl>
    <w:p>
      <w:pPr>
        <w:pStyle w:val="36"/>
        <w:jc w:val="center"/>
        <w:rPr>
          <w:sz w:val="21"/>
        </w:rPr>
      </w:pPr>
    </w:p>
    <w:p>
      <w:pPr>
        <w:pStyle w:val="36"/>
        <w:jc w:val="center"/>
        <w:rPr>
          <w:sz w:val="21"/>
        </w:rPr>
      </w:pPr>
    </w:p>
    <w:p>
      <w:pPr>
        <w:pStyle w:val="36"/>
        <w:jc w:val="center"/>
        <w:rPr>
          <w:sz w:val="21"/>
        </w:rPr>
      </w:pPr>
    </w:p>
    <w:p>
      <w:pPr>
        <w:rPr>
          <w:rFonts w:ascii="楷体_GB2312" w:eastAsia="楷体_GB2312"/>
          <w:b/>
          <w:sz w:val="32"/>
        </w:rPr>
      </w:pPr>
    </w:p>
    <w:p>
      <w:pPr>
        <w:rPr>
          <w:rFonts w:ascii="楷体_GB2312" w:eastAsia="楷体_GB2312"/>
          <w:b/>
          <w:sz w:val="32"/>
        </w:rPr>
      </w:pPr>
    </w:p>
    <w:p>
      <w:pPr>
        <w:rPr>
          <w:rFonts w:ascii="黑体" w:eastAsia="黑体"/>
          <w:b/>
          <w:sz w:val="32"/>
        </w:rPr>
      </w:pPr>
      <w:r>
        <w:rPr>
          <w:rFonts w:hint="eastAsia" w:ascii="黑体" w:eastAsia="黑体"/>
          <w:b/>
          <w:sz w:val="32"/>
        </w:rPr>
        <w:t>需求负责人（业务）签字</w:t>
      </w:r>
      <w:r>
        <w:rPr>
          <w:rFonts w:ascii="黑体" w:eastAsia="黑体"/>
          <w:b/>
          <w:sz w:val="32"/>
        </w:rPr>
        <w:t>:</w:t>
      </w:r>
    </w:p>
    <w:p>
      <w:pPr>
        <w:rPr>
          <w:rFonts w:ascii="黑体" w:eastAsia="黑体"/>
          <w:b/>
          <w:sz w:val="32"/>
        </w:rPr>
      </w:pPr>
    </w:p>
    <w:p>
      <w:pPr>
        <w:rPr>
          <w:rFonts w:ascii="黑体" w:eastAsia="黑体"/>
          <w:b/>
          <w:sz w:val="32"/>
        </w:rPr>
      </w:pPr>
    </w:p>
    <w:p>
      <w:pPr>
        <w:rPr>
          <w:rFonts w:ascii="黑体" w:eastAsia="黑体"/>
          <w:b/>
          <w:sz w:val="32"/>
        </w:rPr>
      </w:pPr>
    </w:p>
    <w:p>
      <w:pPr>
        <w:rPr>
          <w:rFonts w:ascii="黑体" w:eastAsia="黑体"/>
          <w:b/>
          <w:sz w:val="32"/>
        </w:rPr>
      </w:pPr>
      <w:r>
        <w:rPr>
          <w:rFonts w:hint="eastAsia" w:ascii="黑体" w:eastAsia="黑体"/>
          <w:b/>
          <w:sz w:val="32"/>
        </w:rPr>
        <w:t>需求负责人（技术）签字</w:t>
      </w:r>
      <w:r>
        <w:rPr>
          <w:rFonts w:ascii="黑体" w:eastAsia="黑体"/>
          <w:b/>
          <w:sz w:val="32"/>
        </w:rPr>
        <w:t>:</w:t>
      </w:r>
    </w:p>
    <w:p>
      <w:pPr>
        <w:rPr>
          <w:rFonts w:ascii="黑体" w:eastAsia="黑体"/>
          <w:b/>
        </w:rPr>
      </w:pPr>
    </w:p>
    <w:p>
      <w:pPr>
        <w:rPr>
          <w:rFonts w:ascii="黑体" w:eastAsia="黑体"/>
          <w:b/>
        </w:rPr>
      </w:pPr>
    </w:p>
    <w:p>
      <w:pPr>
        <w:tabs>
          <w:tab w:val="left" w:pos="2459"/>
        </w:tabs>
        <w:rPr>
          <w:rFonts w:ascii="黑体" w:eastAsia="黑体"/>
          <w:b/>
        </w:rPr>
      </w:pPr>
      <w:r>
        <w:rPr>
          <w:rFonts w:ascii="黑体" w:eastAsia="黑体"/>
          <w:b/>
        </w:rPr>
        <w:tab/>
      </w:r>
    </w:p>
    <w:p>
      <w:pPr>
        <w:rPr>
          <w:rFonts w:ascii="黑体" w:eastAsia="黑体"/>
          <w:b/>
        </w:rPr>
      </w:pPr>
    </w:p>
    <w:p>
      <w:pPr>
        <w:rPr>
          <w:rFonts w:ascii="黑体" w:eastAsia="黑体"/>
        </w:rPr>
      </w:pPr>
    </w:p>
    <w:p>
      <w:pPr>
        <w:rPr>
          <w:rFonts w:ascii="黑体" w:eastAsia="黑体"/>
        </w:rPr>
      </w:pPr>
    </w:p>
    <w:p>
      <w:pPr>
        <w:rPr>
          <w:rFonts w:ascii="黑体" w:eastAsia="黑体"/>
        </w:rPr>
      </w:pPr>
    </w:p>
    <w:p>
      <w:pPr>
        <w:rPr>
          <w:rFonts w:ascii="黑体" w:eastAsia="黑体"/>
        </w:rPr>
      </w:pPr>
    </w:p>
    <w:p>
      <w:pPr>
        <w:rPr>
          <w:rFonts w:ascii="黑体" w:eastAsia="黑体"/>
        </w:rPr>
      </w:pPr>
    </w:p>
    <w:p>
      <w:pPr>
        <w:rPr>
          <w:rFonts w:ascii="黑体" w:eastAsia="黑体"/>
        </w:rPr>
      </w:pPr>
    </w:p>
    <w:p>
      <w:pPr>
        <w:rPr>
          <w:rFonts w:ascii="黑体" w:eastAsia="黑体"/>
        </w:rPr>
      </w:pPr>
    </w:p>
    <w:p>
      <w:pPr>
        <w:rPr>
          <w:rFonts w:ascii="黑体" w:eastAsia="黑体"/>
        </w:rPr>
      </w:pPr>
    </w:p>
    <w:p>
      <w:pPr>
        <w:rPr>
          <w:rFonts w:ascii="黑体" w:eastAsia="黑体"/>
          <w:sz w:val="28"/>
        </w:rPr>
      </w:pPr>
      <w:r>
        <w:rPr>
          <w:rFonts w:hint="eastAsia" w:ascii="黑体" w:eastAsia="黑体"/>
          <w:b/>
          <w:sz w:val="32"/>
        </w:rPr>
        <w:t>业务部门主管签字</w:t>
      </w:r>
      <w:r>
        <w:rPr>
          <w:rFonts w:hint="eastAsia" w:ascii="黑体" w:eastAsia="黑体"/>
          <w:sz w:val="28"/>
        </w:rPr>
        <w:t>：</w:t>
      </w:r>
    </w:p>
    <w:p>
      <w:pPr>
        <w:rPr>
          <w:rFonts w:ascii="黑体" w:eastAsia="黑体"/>
          <w:b/>
          <w:sz w:val="32"/>
        </w:rPr>
      </w:pPr>
      <w:r>
        <w:rPr>
          <w:rFonts w:hint="eastAsia" w:ascii="黑体" w:eastAsia="黑体"/>
          <w:b/>
          <w:sz w:val="32"/>
        </w:rPr>
        <w:t>年月日</w:t>
      </w:r>
    </w:p>
    <w:p>
      <w:pPr>
        <w:pStyle w:val="36"/>
        <w:rPr>
          <w:rFonts w:ascii="黑体" w:eastAsia="黑体"/>
          <w:sz w:val="21"/>
          <w:lang w:eastAsia="zh-CN"/>
        </w:rPr>
      </w:pPr>
    </w:p>
    <w:p>
      <w:pPr>
        <w:pStyle w:val="36"/>
        <w:rPr>
          <w:rFonts w:ascii="黑体" w:eastAsia="黑体"/>
          <w:sz w:val="21"/>
          <w:lang w:eastAsia="zh-CN"/>
        </w:rPr>
      </w:pPr>
    </w:p>
    <w:p>
      <w:pPr>
        <w:pStyle w:val="36"/>
        <w:rPr>
          <w:rFonts w:ascii="黑体" w:eastAsia="黑体"/>
          <w:sz w:val="21"/>
          <w:lang w:eastAsia="zh-CN"/>
        </w:rPr>
      </w:pPr>
    </w:p>
    <w:p>
      <w:pPr>
        <w:pStyle w:val="36"/>
        <w:rPr>
          <w:rFonts w:ascii="黑体" w:eastAsia="黑体"/>
          <w:sz w:val="21"/>
          <w:lang w:eastAsia="zh-CN"/>
        </w:rPr>
      </w:pPr>
    </w:p>
    <w:p>
      <w:pPr>
        <w:pStyle w:val="36"/>
        <w:rPr>
          <w:rFonts w:ascii="黑体" w:eastAsia="黑体"/>
          <w:sz w:val="21"/>
          <w:lang w:eastAsia="zh-CN"/>
        </w:rPr>
      </w:pPr>
    </w:p>
    <w:p>
      <w:pPr>
        <w:pStyle w:val="36"/>
        <w:rPr>
          <w:rFonts w:ascii="黑体" w:eastAsia="黑体"/>
          <w:sz w:val="21"/>
          <w:lang w:eastAsia="zh-CN"/>
        </w:rPr>
      </w:pPr>
    </w:p>
    <w:p>
      <w:pPr>
        <w:pStyle w:val="36"/>
        <w:rPr>
          <w:rFonts w:ascii="黑体" w:eastAsia="黑体"/>
          <w:sz w:val="21"/>
          <w:lang w:eastAsia="zh-CN"/>
        </w:rPr>
      </w:pPr>
    </w:p>
    <w:p>
      <w:pPr>
        <w:pStyle w:val="36"/>
        <w:rPr>
          <w:sz w:val="21"/>
          <w:lang w:eastAsia="zh-CN"/>
        </w:rPr>
      </w:pPr>
    </w:p>
    <w:p>
      <w:pPr>
        <w:pStyle w:val="36"/>
        <w:rPr>
          <w:sz w:val="21"/>
          <w:lang w:eastAsia="zh-CN"/>
        </w:rPr>
      </w:pPr>
    </w:p>
    <w:p>
      <w:pPr>
        <w:pStyle w:val="36"/>
        <w:rPr>
          <w:sz w:val="21"/>
          <w:lang w:eastAsia="zh-CN"/>
        </w:rPr>
      </w:pPr>
    </w:p>
    <w:p>
      <w:pPr>
        <w:pStyle w:val="36"/>
        <w:rPr>
          <w:sz w:val="21"/>
          <w:lang w:eastAsia="zh-CN"/>
        </w:rPr>
      </w:pPr>
    </w:p>
    <w:p>
      <w:pPr>
        <w:pStyle w:val="36"/>
        <w:rPr>
          <w:sz w:val="21"/>
          <w:lang w:eastAsia="zh-CN"/>
        </w:rPr>
      </w:pPr>
    </w:p>
    <w:p>
      <w:pPr>
        <w:pStyle w:val="36"/>
        <w:rPr>
          <w:sz w:val="21"/>
          <w:lang w:eastAsia="zh-CN"/>
        </w:rPr>
      </w:pPr>
    </w:p>
    <w:p>
      <w:pPr>
        <w:pStyle w:val="36"/>
        <w:rPr>
          <w:sz w:val="21"/>
          <w:lang w:eastAsia="zh-CN"/>
        </w:rPr>
      </w:pPr>
      <w:r>
        <w:rPr>
          <w:sz w:val="21"/>
          <w:lang w:eastAsia="zh-CN"/>
        </w:rPr>
        <w:br w:type="page"/>
      </w:r>
    </w:p>
    <w:p>
      <w:pPr>
        <w:pStyle w:val="29"/>
        <w:pageBreakBefore/>
        <w:jc w:val="center"/>
        <w:outlineLvl w:val="0"/>
        <w:rPr>
          <w:rFonts w:ascii="黑体" w:eastAsia="黑体"/>
          <w:b w:val="0"/>
        </w:rPr>
      </w:pPr>
      <w:bookmarkStart w:id="0" w:name="_Toc470027730"/>
      <w:r>
        <w:rPr>
          <w:rFonts w:hint="eastAsia" w:ascii="黑体" w:eastAsia="黑体"/>
          <w:b w:val="0"/>
        </w:rPr>
        <w:t>文档更改记录</w:t>
      </w:r>
      <w:bookmarkEnd w:id="0"/>
    </w:p>
    <w:p>
      <w:pPr>
        <w:jc w:val="left"/>
        <w:rPr>
          <w:sz w:val="20"/>
        </w:rPr>
      </w:pPr>
      <w:r>
        <w:rPr>
          <w:b/>
          <w:sz w:val="20"/>
        </w:rPr>
        <w:t>A</w:t>
      </w:r>
      <w:r>
        <w:rPr>
          <w:sz w:val="20"/>
        </w:rPr>
        <w:t xml:space="preserve"> – </w:t>
      </w:r>
      <w:r>
        <w:rPr>
          <w:rFonts w:hint="eastAsia"/>
          <w:sz w:val="20"/>
        </w:rPr>
        <w:t>添加的</w:t>
      </w:r>
      <w:r>
        <w:rPr>
          <w:b/>
          <w:sz w:val="20"/>
        </w:rPr>
        <w:t>M</w:t>
      </w:r>
      <w:r>
        <w:rPr>
          <w:sz w:val="20"/>
        </w:rPr>
        <w:t xml:space="preserve"> – </w:t>
      </w:r>
      <w:r>
        <w:rPr>
          <w:rFonts w:hint="eastAsia"/>
          <w:sz w:val="20"/>
        </w:rPr>
        <w:t>修改的</w:t>
      </w:r>
      <w:r>
        <w:rPr>
          <w:b/>
          <w:sz w:val="20"/>
        </w:rPr>
        <w:t>D</w:t>
      </w:r>
      <w:r>
        <w:rPr>
          <w:sz w:val="20"/>
        </w:rPr>
        <w:t xml:space="preserve"> – </w:t>
      </w:r>
      <w:r>
        <w:rPr>
          <w:rFonts w:hint="eastAsia"/>
          <w:sz w:val="20"/>
        </w:rPr>
        <w:t>删除的</w:t>
      </w:r>
    </w:p>
    <w:tbl>
      <w:tblPr>
        <w:tblStyle w:val="22"/>
        <w:tblW w:w="9320" w:type="dxa"/>
        <w:jc w:val="center"/>
        <w:tblInd w:w="0" w:type="dxa"/>
        <w:tblLayout w:type="fixed"/>
        <w:tblCellMar>
          <w:top w:w="0" w:type="dxa"/>
          <w:left w:w="80" w:type="dxa"/>
          <w:bottom w:w="0" w:type="dxa"/>
          <w:right w:w="80" w:type="dxa"/>
        </w:tblCellMar>
      </w:tblPr>
      <w:tblGrid>
        <w:gridCol w:w="933"/>
        <w:gridCol w:w="1227"/>
        <w:gridCol w:w="2016"/>
        <w:gridCol w:w="576"/>
        <w:gridCol w:w="2678"/>
        <w:gridCol w:w="945"/>
        <w:gridCol w:w="945"/>
      </w:tblGrid>
      <w:tr>
        <w:tblPrEx>
          <w:tblLayout w:type="fixed"/>
          <w:tblCellMar>
            <w:top w:w="0" w:type="dxa"/>
            <w:left w:w="80" w:type="dxa"/>
            <w:bottom w:w="0" w:type="dxa"/>
            <w:right w:w="80" w:type="dxa"/>
          </w:tblCellMar>
        </w:tblPrEx>
        <w:trPr>
          <w:cantSplit/>
          <w:jc w:val="center"/>
        </w:trPr>
        <w:tc>
          <w:tcPr>
            <w:tcW w:w="933" w:type="dxa"/>
            <w:tcBorders>
              <w:top w:val="single" w:color="auto" w:sz="6" w:space="0"/>
              <w:left w:val="single" w:color="auto" w:sz="6" w:space="0"/>
              <w:bottom w:val="single" w:color="auto" w:sz="6" w:space="0"/>
              <w:right w:val="single" w:color="auto" w:sz="6" w:space="0"/>
            </w:tcBorders>
          </w:tcPr>
          <w:p>
            <w:pPr>
              <w:rPr>
                <w:sz w:val="20"/>
              </w:rPr>
            </w:pPr>
            <w:r>
              <w:rPr>
                <w:sz w:val="20"/>
              </w:rPr>
              <w:br w:type="textWrapping"/>
            </w:r>
            <w:r>
              <w:rPr>
                <w:rFonts w:hint="eastAsia"/>
                <w:sz w:val="20"/>
              </w:rPr>
              <w:t>版本号</w:t>
            </w:r>
          </w:p>
        </w:tc>
        <w:tc>
          <w:tcPr>
            <w:tcW w:w="1227" w:type="dxa"/>
            <w:tcBorders>
              <w:top w:val="single" w:color="auto" w:sz="6" w:space="0"/>
              <w:left w:val="single" w:color="auto" w:sz="6" w:space="0"/>
              <w:bottom w:val="single" w:color="auto" w:sz="6" w:space="0"/>
              <w:right w:val="single" w:color="auto" w:sz="6" w:space="0"/>
            </w:tcBorders>
          </w:tcPr>
          <w:p>
            <w:pPr>
              <w:rPr>
                <w:sz w:val="20"/>
              </w:rPr>
            </w:pPr>
            <w:r>
              <w:rPr>
                <w:sz w:val="20"/>
              </w:rPr>
              <w:br w:type="textWrapping"/>
            </w:r>
            <w:r>
              <w:rPr>
                <w:rFonts w:hint="eastAsia"/>
                <w:sz w:val="20"/>
              </w:rPr>
              <w:t>日期</w:t>
            </w:r>
          </w:p>
        </w:tc>
        <w:tc>
          <w:tcPr>
            <w:tcW w:w="2016" w:type="dxa"/>
            <w:tcBorders>
              <w:top w:val="single" w:color="auto" w:sz="6" w:space="0"/>
              <w:left w:val="single" w:color="auto" w:sz="6" w:space="0"/>
              <w:bottom w:val="single" w:color="auto" w:sz="6" w:space="0"/>
              <w:right w:val="single" w:color="auto" w:sz="6" w:space="0"/>
            </w:tcBorders>
          </w:tcPr>
          <w:p>
            <w:pPr>
              <w:rPr>
                <w:sz w:val="20"/>
              </w:rPr>
            </w:pPr>
            <w:r>
              <w:rPr>
                <w:rFonts w:hint="eastAsia"/>
                <w:sz w:val="20"/>
              </w:rPr>
              <w:t>图号</w:t>
            </w:r>
          </w:p>
          <w:p>
            <w:pPr>
              <w:rPr>
                <w:sz w:val="20"/>
              </w:rPr>
            </w:pPr>
            <w:r>
              <w:rPr>
                <w:rFonts w:hint="eastAsia"/>
                <w:sz w:val="20"/>
              </w:rPr>
              <w:t>表号</w:t>
            </w:r>
          </w:p>
          <w:p>
            <w:pPr>
              <w:rPr>
                <w:sz w:val="20"/>
              </w:rPr>
            </w:pPr>
            <w:r>
              <w:rPr>
                <w:rFonts w:hint="eastAsia"/>
                <w:sz w:val="20"/>
              </w:rPr>
              <w:t>段落号</w:t>
            </w:r>
          </w:p>
        </w:tc>
        <w:tc>
          <w:tcPr>
            <w:tcW w:w="576" w:type="dxa"/>
            <w:tcBorders>
              <w:top w:val="single" w:color="auto" w:sz="6" w:space="0"/>
              <w:left w:val="single" w:color="auto" w:sz="6" w:space="0"/>
              <w:bottom w:val="single" w:color="auto" w:sz="6" w:space="0"/>
              <w:right w:val="single" w:color="auto" w:sz="6" w:space="0"/>
            </w:tcBorders>
          </w:tcPr>
          <w:p>
            <w:pPr>
              <w:rPr>
                <w:sz w:val="20"/>
              </w:rPr>
            </w:pPr>
            <w:r>
              <w:rPr>
                <w:b/>
                <w:sz w:val="20"/>
              </w:rPr>
              <w:t>A</w:t>
            </w:r>
            <w:r>
              <w:rPr>
                <w:b/>
                <w:sz w:val="20"/>
              </w:rPr>
              <w:br w:type="textWrapping"/>
            </w:r>
            <w:r>
              <w:rPr>
                <w:b/>
                <w:sz w:val="20"/>
              </w:rPr>
              <w:t>M</w:t>
            </w:r>
            <w:r>
              <w:rPr>
                <w:b/>
                <w:sz w:val="20"/>
              </w:rPr>
              <w:br w:type="textWrapping"/>
            </w:r>
            <w:r>
              <w:rPr>
                <w:b/>
                <w:sz w:val="20"/>
              </w:rPr>
              <w:t>D</w:t>
            </w:r>
          </w:p>
        </w:tc>
        <w:tc>
          <w:tcPr>
            <w:tcW w:w="2678" w:type="dxa"/>
            <w:tcBorders>
              <w:top w:val="single" w:color="auto" w:sz="6" w:space="0"/>
              <w:left w:val="single" w:color="auto" w:sz="6" w:space="0"/>
              <w:bottom w:val="single" w:color="auto" w:sz="6" w:space="0"/>
              <w:right w:val="single" w:color="auto" w:sz="6" w:space="0"/>
            </w:tcBorders>
          </w:tcPr>
          <w:p>
            <w:pPr>
              <w:rPr>
                <w:sz w:val="20"/>
              </w:rPr>
            </w:pPr>
            <w:r>
              <w:rPr>
                <w:sz w:val="20"/>
              </w:rPr>
              <w:br w:type="textWrapping"/>
            </w:r>
            <w:r>
              <w:rPr>
                <w:rFonts w:hint="eastAsia"/>
                <w:sz w:val="20"/>
              </w:rPr>
              <w:t>题目或简短描述</w:t>
            </w:r>
          </w:p>
        </w:tc>
        <w:tc>
          <w:tcPr>
            <w:tcW w:w="945" w:type="dxa"/>
            <w:tcBorders>
              <w:top w:val="single" w:color="auto" w:sz="6" w:space="0"/>
              <w:left w:val="single" w:color="auto" w:sz="6" w:space="0"/>
              <w:bottom w:val="single" w:color="auto" w:sz="6" w:space="0"/>
              <w:right w:val="single" w:color="auto" w:sz="6" w:space="0"/>
            </w:tcBorders>
          </w:tcPr>
          <w:p>
            <w:pPr>
              <w:rPr>
                <w:sz w:val="20"/>
              </w:rPr>
            </w:pPr>
            <w:r>
              <w:rPr>
                <w:rFonts w:hint="eastAsia"/>
                <w:sz w:val="20"/>
              </w:rPr>
              <w:t>更改申请号</w:t>
            </w:r>
          </w:p>
        </w:tc>
        <w:tc>
          <w:tcPr>
            <w:tcW w:w="945" w:type="dxa"/>
            <w:tcBorders>
              <w:top w:val="single" w:color="auto" w:sz="6" w:space="0"/>
              <w:left w:val="single" w:color="auto" w:sz="6" w:space="0"/>
              <w:bottom w:val="single" w:color="auto" w:sz="6" w:space="0"/>
              <w:right w:val="single" w:color="auto" w:sz="6" w:space="0"/>
            </w:tcBorders>
          </w:tcPr>
          <w:p>
            <w:pPr>
              <w:rPr>
                <w:sz w:val="20"/>
              </w:rPr>
            </w:pPr>
            <w:r>
              <w:rPr>
                <w:rFonts w:hint="eastAsia"/>
                <w:sz w:val="20"/>
              </w:rPr>
              <w:t>修改人</w:t>
            </w:r>
          </w:p>
        </w:tc>
      </w:tr>
      <w:tr>
        <w:tblPrEx>
          <w:tblLayout w:type="fixed"/>
          <w:tblCellMar>
            <w:top w:w="0" w:type="dxa"/>
            <w:left w:w="80" w:type="dxa"/>
            <w:bottom w:w="0" w:type="dxa"/>
            <w:right w:w="80" w:type="dxa"/>
          </w:tblCellMar>
        </w:tblPrEx>
        <w:trPr>
          <w:cantSplit/>
          <w:jc w:val="center"/>
        </w:trPr>
        <w:tc>
          <w:tcPr>
            <w:tcW w:w="933" w:type="dxa"/>
            <w:tcBorders>
              <w:top w:val="single" w:color="auto" w:sz="6" w:space="0"/>
              <w:left w:val="single" w:color="auto" w:sz="6" w:space="0"/>
              <w:bottom w:val="nil"/>
              <w:right w:val="single" w:color="auto" w:sz="6" w:space="0"/>
            </w:tcBorders>
          </w:tcPr>
          <w:p>
            <w:pPr>
              <w:rPr>
                <w:sz w:val="20"/>
              </w:rPr>
            </w:pPr>
            <w:r>
              <w:rPr>
                <w:sz w:val="20"/>
              </w:rPr>
              <w:t>1</w:t>
            </w:r>
            <w:r>
              <w:rPr>
                <w:rFonts w:hint="eastAsia"/>
                <w:sz w:val="20"/>
              </w:rPr>
              <w:t>.0</w:t>
            </w:r>
          </w:p>
        </w:tc>
        <w:tc>
          <w:tcPr>
            <w:tcW w:w="1227" w:type="dxa"/>
            <w:tcBorders>
              <w:top w:val="single" w:color="auto" w:sz="6" w:space="0"/>
              <w:left w:val="single" w:color="auto" w:sz="6" w:space="0"/>
              <w:bottom w:val="nil"/>
              <w:right w:val="single" w:color="auto" w:sz="6" w:space="0"/>
            </w:tcBorders>
          </w:tcPr>
          <w:p>
            <w:pPr>
              <w:rPr>
                <w:sz w:val="20"/>
              </w:rPr>
            </w:pPr>
            <w:r>
              <w:rPr>
                <w:sz w:val="20"/>
              </w:rPr>
              <w:t>201</w:t>
            </w:r>
            <w:r>
              <w:rPr>
                <w:rFonts w:hint="eastAsia"/>
                <w:sz w:val="20"/>
              </w:rPr>
              <w:t>6-12</w:t>
            </w:r>
            <w:r>
              <w:rPr>
                <w:sz w:val="20"/>
              </w:rPr>
              <w:t>-</w:t>
            </w:r>
            <w:r>
              <w:rPr>
                <w:rFonts w:hint="eastAsia"/>
                <w:sz w:val="20"/>
              </w:rPr>
              <w:t>20</w:t>
            </w:r>
          </w:p>
        </w:tc>
        <w:tc>
          <w:tcPr>
            <w:tcW w:w="2016" w:type="dxa"/>
            <w:tcBorders>
              <w:top w:val="single" w:color="auto" w:sz="6" w:space="0"/>
              <w:left w:val="single" w:color="auto" w:sz="6" w:space="0"/>
              <w:bottom w:val="nil"/>
              <w:right w:val="single" w:color="auto" w:sz="6" w:space="0"/>
            </w:tcBorders>
          </w:tcPr>
          <w:p>
            <w:pPr>
              <w:rPr>
                <w:sz w:val="20"/>
              </w:rPr>
            </w:pPr>
          </w:p>
        </w:tc>
        <w:tc>
          <w:tcPr>
            <w:tcW w:w="576" w:type="dxa"/>
            <w:tcBorders>
              <w:top w:val="single" w:color="auto" w:sz="6" w:space="0"/>
              <w:left w:val="single" w:color="auto" w:sz="6" w:space="0"/>
              <w:bottom w:val="nil"/>
              <w:right w:val="single" w:color="auto" w:sz="6" w:space="0"/>
            </w:tcBorders>
          </w:tcPr>
          <w:p>
            <w:pPr>
              <w:rPr>
                <w:sz w:val="20"/>
              </w:rPr>
            </w:pPr>
            <w:r>
              <w:rPr>
                <w:rFonts w:hint="eastAsia"/>
                <w:sz w:val="20"/>
              </w:rPr>
              <w:t>A</w:t>
            </w:r>
          </w:p>
        </w:tc>
        <w:tc>
          <w:tcPr>
            <w:tcW w:w="2678" w:type="dxa"/>
            <w:tcBorders>
              <w:top w:val="single" w:color="auto" w:sz="6" w:space="0"/>
              <w:left w:val="single" w:color="auto" w:sz="6" w:space="0"/>
              <w:bottom w:val="nil"/>
              <w:right w:val="single" w:color="auto" w:sz="6" w:space="0"/>
            </w:tcBorders>
          </w:tcPr>
          <w:p>
            <w:pPr>
              <w:rPr>
                <w:sz w:val="20"/>
              </w:rPr>
            </w:pPr>
            <w:r>
              <w:rPr>
                <w:rFonts w:hint="eastAsia"/>
                <w:sz w:val="20"/>
              </w:rPr>
              <w:t>新建文档</w:t>
            </w:r>
          </w:p>
        </w:tc>
        <w:tc>
          <w:tcPr>
            <w:tcW w:w="945" w:type="dxa"/>
            <w:tcBorders>
              <w:top w:val="single" w:color="auto" w:sz="6" w:space="0"/>
              <w:left w:val="single" w:color="auto" w:sz="6" w:space="0"/>
              <w:bottom w:val="nil"/>
              <w:right w:val="single" w:color="auto" w:sz="6" w:space="0"/>
            </w:tcBorders>
          </w:tcPr>
          <w:p>
            <w:pPr>
              <w:rPr>
                <w:sz w:val="20"/>
              </w:rPr>
            </w:pPr>
          </w:p>
        </w:tc>
        <w:tc>
          <w:tcPr>
            <w:tcW w:w="945" w:type="dxa"/>
            <w:tcBorders>
              <w:top w:val="single" w:color="auto" w:sz="6" w:space="0"/>
              <w:left w:val="single" w:color="auto" w:sz="6" w:space="0"/>
              <w:bottom w:val="nil"/>
              <w:right w:val="single" w:color="auto" w:sz="6" w:space="0"/>
            </w:tcBorders>
          </w:tcPr>
          <w:p>
            <w:pPr>
              <w:rPr>
                <w:sz w:val="20"/>
              </w:rPr>
            </w:pPr>
            <w:r>
              <w:rPr>
                <w:rFonts w:hint="eastAsia"/>
                <w:sz w:val="20"/>
              </w:rPr>
              <w:t>林辉</w:t>
            </w:r>
          </w:p>
        </w:tc>
      </w:tr>
      <w:tr>
        <w:tblPrEx>
          <w:tblLayout w:type="fixed"/>
          <w:tblCellMar>
            <w:top w:w="0" w:type="dxa"/>
            <w:left w:w="80" w:type="dxa"/>
            <w:bottom w:w="0" w:type="dxa"/>
            <w:right w:w="80" w:type="dxa"/>
          </w:tblCellMar>
        </w:tblPrEx>
        <w:trPr>
          <w:cantSplit/>
          <w:jc w:val="center"/>
        </w:trPr>
        <w:tc>
          <w:tcPr>
            <w:tcW w:w="933" w:type="dxa"/>
            <w:tcBorders>
              <w:top w:val="single" w:color="auto" w:sz="6" w:space="0"/>
              <w:left w:val="single" w:color="auto" w:sz="6" w:space="0"/>
              <w:bottom w:val="nil"/>
              <w:right w:val="single" w:color="auto" w:sz="6" w:space="0"/>
            </w:tcBorders>
          </w:tcPr>
          <w:p>
            <w:pPr>
              <w:rPr>
                <w:sz w:val="20"/>
              </w:rPr>
            </w:pPr>
            <w:r>
              <w:rPr>
                <w:rFonts w:hint="eastAsia"/>
                <w:sz w:val="20"/>
              </w:rPr>
              <w:t>1.1</w:t>
            </w:r>
          </w:p>
        </w:tc>
        <w:tc>
          <w:tcPr>
            <w:tcW w:w="1227" w:type="dxa"/>
            <w:tcBorders>
              <w:top w:val="single" w:color="auto" w:sz="6" w:space="0"/>
              <w:left w:val="single" w:color="auto" w:sz="6" w:space="0"/>
              <w:bottom w:val="nil"/>
              <w:right w:val="single" w:color="auto" w:sz="6" w:space="0"/>
            </w:tcBorders>
          </w:tcPr>
          <w:p>
            <w:pPr>
              <w:rPr>
                <w:sz w:val="20"/>
              </w:rPr>
            </w:pPr>
            <w:r>
              <w:rPr>
                <w:rFonts w:hint="eastAsia"/>
                <w:sz w:val="20"/>
              </w:rPr>
              <w:t>2016-12-21</w:t>
            </w:r>
          </w:p>
        </w:tc>
        <w:tc>
          <w:tcPr>
            <w:tcW w:w="2016" w:type="dxa"/>
            <w:tcBorders>
              <w:top w:val="single" w:color="auto" w:sz="6" w:space="0"/>
              <w:left w:val="single" w:color="auto" w:sz="6" w:space="0"/>
              <w:bottom w:val="nil"/>
              <w:right w:val="single" w:color="auto" w:sz="6" w:space="0"/>
            </w:tcBorders>
          </w:tcPr>
          <w:p>
            <w:pPr>
              <w:rPr>
                <w:sz w:val="20"/>
              </w:rPr>
            </w:pPr>
          </w:p>
        </w:tc>
        <w:tc>
          <w:tcPr>
            <w:tcW w:w="576" w:type="dxa"/>
            <w:tcBorders>
              <w:top w:val="single" w:color="auto" w:sz="6" w:space="0"/>
              <w:left w:val="single" w:color="auto" w:sz="6" w:space="0"/>
              <w:bottom w:val="nil"/>
              <w:right w:val="single" w:color="auto" w:sz="6" w:space="0"/>
            </w:tcBorders>
          </w:tcPr>
          <w:p>
            <w:pPr>
              <w:rPr>
                <w:sz w:val="20"/>
              </w:rPr>
            </w:pPr>
            <w:r>
              <w:rPr>
                <w:rFonts w:hint="eastAsia"/>
                <w:sz w:val="20"/>
              </w:rPr>
              <w:t>M</w:t>
            </w:r>
          </w:p>
        </w:tc>
        <w:tc>
          <w:tcPr>
            <w:tcW w:w="2678" w:type="dxa"/>
            <w:tcBorders>
              <w:top w:val="single" w:color="auto" w:sz="6" w:space="0"/>
              <w:left w:val="single" w:color="auto" w:sz="6" w:space="0"/>
              <w:bottom w:val="nil"/>
              <w:right w:val="single" w:color="auto" w:sz="6" w:space="0"/>
            </w:tcBorders>
          </w:tcPr>
          <w:p>
            <w:pPr>
              <w:rPr>
                <w:sz w:val="20"/>
              </w:rPr>
            </w:pPr>
            <w:r>
              <w:rPr>
                <w:rFonts w:hint="eastAsia"/>
                <w:sz w:val="20"/>
              </w:rPr>
              <w:t>1.6.4.1 补充重置订阅类型</w:t>
            </w:r>
          </w:p>
        </w:tc>
        <w:tc>
          <w:tcPr>
            <w:tcW w:w="945" w:type="dxa"/>
            <w:tcBorders>
              <w:top w:val="single" w:color="auto" w:sz="6" w:space="0"/>
              <w:left w:val="single" w:color="auto" w:sz="6" w:space="0"/>
              <w:bottom w:val="nil"/>
              <w:right w:val="single" w:color="auto" w:sz="6" w:space="0"/>
            </w:tcBorders>
          </w:tcPr>
          <w:p>
            <w:pPr>
              <w:rPr>
                <w:sz w:val="20"/>
              </w:rPr>
            </w:pPr>
          </w:p>
        </w:tc>
        <w:tc>
          <w:tcPr>
            <w:tcW w:w="945" w:type="dxa"/>
            <w:tcBorders>
              <w:top w:val="single" w:color="auto" w:sz="6" w:space="0"/>
              <w:left w:val="single" w:color="auto" w:sz="6" w:space="0"/>
              <w:bottom w:val="nil"/>
              <w:right w:val="single" w:color="auto" w:sz="6" w:space="0"/>
            </w:tcBorders>
          </w:tcPr>
          <w:p>
            <w:pPr>
              <w:rPr>
                <w:sz w:val="20"/>
              </w:rPr>
            </w:pPr>
            <w:r>
              <w:rPr>
                <w:rFonts w:hint="eastAsia"/>
                <w:sz w:val="20"/>
              </w:rPr>
              <w:t>林辉</w:t>
            </w:r>
          </w:p>
        </w:tc>
      </w:tr>
      <w:tr>
        <w:tblPrEx>
          <w:tblLayout w:type="fixed"/>
          <w:tblCellMar>
            <w:top w:w="0" w:type="dxa"/>
            <w:left w:w="80" w:type="dxa"/>
            <w:bottom w:w="0" w:type="dxa"/>
            <w:right w:w="80" w:type="dxa"/>
          </w:tblCellMar>
        </w:tblPrEx>
        <w:trPr>
          <w:cantSplit/>
          <w:jc w:val="center"/>
        </w:trPr>
        <w:tc>
          <w:tcPr>
            <w:tcW w:w="933" w:type="dxa"/>
            <w:tcBorders>
              <w:top w:val="single" w:color="auto" w:sz="6" w:space="0"/>
              <w:left w:val="single" w:color="auto" w:sz="6" w:space="0"/>
              <w:bottom w:val="nil"/>
              <w:right w:val="single" w:color="auto" w:sz="6" w:space="0"/>
            </w:tcBorders>
          </w:tcPr>
          <w:p>
            <w:pPr>
              <w:rPr>
                <w:sz w:val="20"/>
              </w:rPr>
            </w:pPr>
          </w:p>
        </w:tc>
        <w:tc>
          <w:tcPr>
            <w:tcW w:w="1227" w:type="dxa"/>
            <w:tcBorders>
              <w:top w:val="single" w:color="auto" w:sz="6" w:space="0"/>
              <w:left w:val="single" w:color="auto" w:sz="6" w:space="0"/>
              <w:bottom w:val="nil"/>
              <w:right w:val="single" w:color="auto" w:sz="6" w:space="0"/>
            </w:tcBorders>
          </w:tcPr>
          <w:p>
            <w:pPr>
              <w:rPr>
                <w:sz w:val="20"/>
              </w:rPr>
            </w:pPr>
          </w:p>
        </w:tc>
        <w:tc>
          <w:tcPr>
            <w:tcW w:w="2016" w:type="dxa"/>
            <w:tcBorders>
              <w:top w:val="single" w:color="auto" w:sz="6" w:space="0"/>
              <w:left w:val="single" w:color="auto" w:sz="6" w:space="0"/>
              <w:bottom w:val="nil"/>
              <w:right w:val="single" w:color="auto" w:sz="6" w:space="0"/>
            </w:tcBorders>
          </w:tcPr>
          <w:p>
            <w:pPr>
              <w:rPr>
                <w:sz w:val="20"/>
              </w:rPr>
            </w:pPr>
          </w:p>
        </w:tc>
        <w:tc>
          <w:tcPr>
            <w:tcW w:w="576" w:type="dxa"/>
            <w:tcBorders>
              <w:top w:val="single" w:color="auto" w:sz="6" w:space="0"/>
              <w:left w:val="single" w:color="auto" w:sz="6" w:space="0"/>
              <w:bottom w:val="nil"/>
              <w:right w:val="single" w:color="auto" w:sz="6" w:space="0"/>
            </w:tcBorders>
          </w:tcPr>
          <w:p>
            <w:pPr>
              <w:rPr>
                <w:sz w:val="20"/>
              </w:rPr>
            </w:pPr>
          </w:p>
        </w:tc>
        <w:tc>
          <w:tcPr>
            <w:tcW w:w="2678" w:type="dxa"/>
            <w:tcBorders>
              <w:top w:val="single" w:color="auto" w:sz="6" w:space="0"/>
              <w:left w:val="single" w:color="auto" w:sz="6" w:space="0"/>
              <w:bottom w:val="nil"/>
              <w:right w:val="single" w:color="auto" w:sz="6" w:space="0"/>
            </w:tcBorders>
          </w:tcPr>
          <w:p>
            <w:pPr>
              <w:rPr>
                <w:sz w:val="20"/>
              </w:rPr>
            </w:pPr>
          </w:p>
        </w:tc>
        <w:tc>
          <w:tcPr>
            <w:tcW w:w="945" w:type="dxa"/>
            <w:tcBorders>
              <w:top w:val="single" w:color="auto" w:sz="6" w:space="0"/>
              <w:left w:val="single" w:color="auto" w:sz="6" w:space="0"/>
              <w:bottom w:val="nil"/>
              <w:right w:val="single" w:color="auto" w:sz="6" w:space="0"/>
            </w:tcBorders>
          </w:tcPr>
          <w:p>
            <w:pPr>
              <w:rPr>
                <w:sz w:val="20"/>
              </w:rPr>
            </w:pPr>
          </w:p>
        </w:tc>
        <w:tc>
          <w:tcPr>
            <w:tcW w:w="945" w:type="dxa"/>
            <w:tcBorders>
              <w:top w:val="single" w:color="auto" w:sz="6" w:space="0"/>
              <w:left w:val="single" w:color="auto" w:sz="6" w:space="0"/>
              <w:bottom w:val="nil"/>
              <w:right w:val="single" w:color="auto" w:sz="6" w:space="0"/>
            </w:tcBorders>
          </w:tcPr>
          <w:p>
            <w:pPr>
              <w:rPr>
                <w:sz w:val="20"/>
              </w:rPr>
            </w:pPr>
          </w:p>
        </w:tc>
      </w:tr>
      <w:tr>
        <w:tblPrEx>
          <w:tblLayout w:type="fixed"/>
          <w:tblCellMar>
            <w:top w:w="0" w:type="dxa"/>
            <w:left w:w="80" w:type="dxa"/>
            <w:bottom w:w="0" w:type="dxa"/>
            <w:right w:w="80" w:type="dxa"/>
          </w:tblCellMar>
        </w:tblPrEx>
        <w:trPr>
          <w:cantSplit/>
          <w:jc w:val="center"/>
        </w:trPr>
        <w:tc>
          <w:tcPr>
            <w:tcW w:w="933" w:type="dxa"/>
            <w:tcBorders>
              <w:top w:val="single" w:color="auto" w:sz="6" w:space="0"/>
              <w:left w:val="single" w:color="auto" w:sz="6" w:space="0"/>
              <w:bottom w:val="nil"/>
              <w:right w:val="single" w:color="auto" w:sz="6" w:space="0"/>
            </w:tcBorders>
          </w:tcPr>
          <w:p>
            <w:pPr>
              <w:rPr>
                <w:sz w:val="20"/>
              </w:rPr>
            </w:pPr>
          </w:p>
        </w:tc>
        <w:tc>
          <w:tcPr>
            <w:tcW w:w="1227" w:type="dxa"/>
            <w:tcBorders>
              <w:top w:val="single" w:color="auto" w:sz="6" w:space="0"/>
              <w:left w:val="single" w:color="auto" w:sz="6" w:space="0"/>
              <w:bottom w:val="nil"/>
              <w:right w:val="single" w:color="auto" w:sz="6" w:space="0"/>
            </w:tcBorders>
          </w:tcPr>
          <w:p>
            <w:pPr>
              <w:rPr>
                <w:sz w:val="20"/>
              </w:rPr>
            </w:pPr>
          </w:p>
        </w:tc>
        <w:tc>
          <w:tcPr>
            <w:tcW w:w="2016" w:type="dxa"/>
            <w:tcBorders>
              <w:top w:val="single" w:color="auto" w:sz="6" w:space="0"/>
              <w:left w:val="single" w:color="auto" w:sz="6" w:space="0"/>
              <w:bottom w:val="nil"/>
              <w:right w:val="single" w:color="auto" w:sz="6" w:space="0"/>
            </w:tcBorders>
          </w:tcPr>
          <w:p>
            <w:pPr>
              <w:rPr>
                <w:sz w:val="20"/>
              </w:rPr>
            </w:pPr>
          </w:p>
        </w:tc>
        <w:tc>
          <w:tcPr>
            <w:tcW w:w="576" w:type="dxa"/>
            <w:tcBorders>
              <w:top w:val="single" w:color="auto" w:sz="6" w:space="0"/>
              <w:left w:val="single" w:color="auto" w:sz="6" w:space="0"/>
              <w:bottom w:val="nil"/>
              <w:right w:val="single" w:color="auto" w:sz="6" w:space="0"/>
            </w:tcBorders>
          </w:tcPr>
          <w:p>
            <w:pPr>
              <w:rPr>
                <w:sz w:val="20"/>
              </w:rPr>
            </w:pPr>
          </w:p>
        </w:tc>
        <w:tc>
          <w:tcPr>
            <w:tcW w:w="2678" w:type="dxa"/>
            <w:tcBorders>
              <w:top w:val="single" w:color="auto" w:sz="6" w:space="0"/>
              <w:left w:val="single" w:color="auto" w:sz="6" w:space="0"/>
              <w:bottom w:val="nil"/>
              <w:right w:val="single" w:color="auto" w:sz="6" w:space="0"/>
            </w:tcBorders>
          </w:tcPr>
          <w:p>
            <w:pPr>
              <w:rPr>
                <w:sz w:val="20"/>
              </w:rPr>
            </w:pPr>
          </w:p>
        </w:tc>
        <w:tc>
          <w:tcPr>
            <w:tcW w:w="945" w:type="dxa"/>
            <w:tcBorders>
              <w:top w:val="single" w:color="auto" w:sz="6" w:space="0"/>
              <w:left w:val="single" w:color="auto" w:sz="6" w:space="0"/>
              <w:bottom w:val="nil"/>
              <w:right w:val="single" w:color="auto" w:sz="6" w:space="0"/>
            </w:tcBorders>
          </w:tcPr>
          <w:p>
            <w:pPr>
              <w:rPr>
                <w:sz w:val="20"/>
              </w:rPr>
            </w:pPr>
          </w:p>
        </w:tc>
        <w:tc>
          <w:tcPr>
            <w:tcW w:w="945" w:type="dxa"/>
            <w:tcBorders>
              <w:top w:val="single" w:color="auto" w:sz="6" w:space="0"/>
              <w:left w:val="single" w:color="auto" w:sz="6" w:space="0"/>
              <w:bottom w:val="nil"/>
              <w:right w:val="single" w:color="auto" w:sz="6" w:space="0"/>
            </w:tcBorders>
          </w:tcPr>
          <w:p>
            <w:pPr>
              <w:rPr>
                <w:sz w:val="20"/>
              </w:rPr>
            </w:pPr>
          </w:p>
        </w:tc>
      </w:tr>
      <w:tr>
        <w:tblPrEx>
          <w:tblLayout w:type="fixed"/>
          <w:tblCellMar>
            <w:top w:w="0" w:type="dxa"/>
            <w:left w:w="80" w:type="dxa"/>
            <w:bottom w:w="0" w:type="dxa"/>
            <w:right w:w="80" w:type="dxa"/>
          </w:tblCellMar>
        </w:tblPrEx>
        <w:trPr>
          <w:cantSplit/>
          <w:jc w:val="center"/>
        </w:trPr>
        <w:tc>
          <w:tcPr>
            <w:tcW w:w="933" w:type="dxa"/>
            <w:tcBorders>
              <w:top w:val="single" w:color="auto" w:sz="6" w:space="0"/>
              <w:left w:val="single" w:color="auto" w:sz="6" w:space="0"/>
              <w:bottom w:val="nil"/>
              <w:right w:val="single" w:color="auto" w:sz="6" w:space="0"/>
            </w:tcBorders>
          </w:tcPr>
          <w:p>
            <w:pPr>
              <w:rPr>
                <w:sz w:val="20"/>
              </w:rPr>
            </w:pPr>
          </w:p>
        </w:tc>
        <w:tc>
          <w:tcPr>
            <w:tcW w:w="1227" w:type="dxa"/>
            <w:tcBorders>
              <w:top w:val="single" w:color="auto" w:sz="6" w:space="0"/>
              <w:left w:val="single" w:color="auto" w:sz="6" w:space="0"/>
              <w:bottom w:val="nil"/>
              <w:right w:val="single" w:color="auto" w:sz="6" w:space="0"/>
            </w:tcBorders>
          </w:tcPr>
          <w:p>
            <w:pPr>
              <w:rPr>
                <w:sz w:val="20"/>
              </w:rPr>
            </w:pPr>
          </w:p>
        </w:tc>
        <w:tc>
          <w:tcPr>
            <w:tcW w:w="2016" w:type="dxa"/>
            <w:tcBorders>
              <w:top w:val="single" w:color="auto" w:sz="6" w:space="0"/>
              <w:left w:val="single" w:color="auto" w:sz="6" w:space="0"/>
              <w:bottom w:val="nil"/>
              <w:right w:val="single" w:color="auto" w:sz="6" w:space="0"/>
            </w:tcBorders>
          </w:tcPr>
          <w:p>
            <w:pPr>
              <w:rPr>
                <w:sz w:val="20"/>
              </w:rPr>
            </w:pPr>
          </w:p>
        </w:tc>
        <w:tc>
          <w:tcPr>
            <w:tcW w:w="576" w:type="dxa"/>
            <w:tcBorders>
              <w:top w:val="single" w:color="auto" w:sz="6" w:space="0"/>
              <w:left w:val="single" w:color="auto" w:sz="6" w:space="0"/>
              <w:bottom w:val="nil"/>
              <w:right w:val="single" w:color="auto" w:sz="6" w:space="0"/>
            </w:tcBorders>
          </w:tcPr>
          <w:p>
            <w:pPr>
              <w:rPr>
                <w:sz w:val="20"/>
              </w:rPr>
            </w:pPr>
          </w:p>
        </w:tc>
        <w:tc>
          <w:tcPr>
            <w:tcW w:w="2678" w:type="dxa"/>
            <w:tcBorders>
              <w:top w:val="single" w:color="auto" w:sz="6" w:space="0"/>
              <w:left w:val="single" w:color="auto" w:sz="6" w:space="0"/>
              <w:bottom w:val="nil"/>
              <w:right w:val="single" w:color="auto" w:sz="6" w:space="0"/>
            </w:tcBorders>
          </w:tcPr>
          <w:p>
            <w:pPr>
              <w:rPr>
                <w:sz w:val="20"/>
              </w:rPr>
            </w:pPr>
          </w:p>
        </w:tc>
        <w:tc>
          <w:tcPr>
            <w:tcW w:w="945" w:type="dxa"/>
            <w:tcBorders>
              <w:top w:val="single" w:color="auto" w:sz="6" w:space="0"/>
              <w:left w:val="single" w:color="auto" w:sz="6" w:space="0"/>
              <w:bottom w:val="nil"/>
              <w:right w:val="single" w:color="auto" w:sz="6" w:space="0"/>
            </w:tcBorders>
          </w:tcPr>
          <w:p>
            <w:pPr>
              <w:rPr>
                <w:sz w:val="20"/>
              </w:rPr>
            </w:pPr>
          </w:p>
        </w:tc>
        <w:tc>
          <w:tcPr>
            <w:tcW w:w="945" w:type="dxa"/>
            <w:tcBorders>
              <w:top w:val="single" w:color="auto" w:sz="6" w:space="0"/>
              <w:left w:val="single" w:color="auto" w:sz="6" w:space="0"/>
              <w:bottom w:val="nil"/>
              <w:right w:val="single" w:color="auto" w:sz="6" w:space="0"/>
            </w:tcBorders>
          </w:tcPr>
          <w:p>
            <w:pPr>
              <w:rPr>
                <w:sz w:val="20"/>
              </w:rPr>
            </w:pPr>
          </w:p>
        </w:tc>
      </w:tr>
      <w:tr>
        <w:tblPrEx>
          <w:tblLayout w:type="fixed"/>
          <w:tblCellMar>
            <w:top w:w="0" w:type="dxa"/>
            <w:left w:w="80" w:type="dxa"/>
            <w:bottom w:w="0" w:type="dxa"/>
            <w:right w:w="80" w:type="dxa"/>
          </w:tblCellMar>
        </w:tblPrEx>
        <w:trPr>
          <w:cantSplit/>
          <w:jc w:val="center"/>
        </w:trPr>
        <w:tc>
          <w:tcPr>
            <w:tcW w:w="933" w:type="dxa"/>
            <w:tcBorders>
              <w:top w:val="single" w:color="auto" w:sz="6" w:space="0"/>
              <w:left w:val="single" w:color="auto" w:sz="6" w:space="0"/>
              <w:bottom w:val="single" w:color="auto" w:sz="6" w:space="0"/>
              <w:right w:val="single" w:color="auto" w:sz="6" w:space="0"/>
            </w:tcBorders>
          </w:tcPr>
          <w:p>
            <w:pPr>
              <w:rPr>
                <w:sz w:val="20"/>
              </w:rPr>
            </w:pPr>
          </w:p>
        </w:tc>
        <w:tc>
          <w:tcPr>
            <w:tcW w:w="1227" w:type="dxa"/>
            <w:tcBorders>
              <w:top w:val="single" w:color="auto" w:sz="6" w:space="0"/>
              <w:left w:val="single" w:color="auto" w:sz="6" w:space="0"/>
              <w:bottom w:val="single" w:color="auto" w:sz="6" w:space="0"/>
              <w:right w:val="single" w:color="auto" w:sz="6" w:space="0"/>
            </w:tcBorders>
          </w:tcPr>
          <w:p>
            <w:pPr>
              <w:rPr>
                <w:sz w:val="20"/>
              </w:rPr>
            </w:pPr>
          </w:p>
        </w:tc>
        <w:tc>
          <w:tcPr>
            <w:tcW w:w="2016" w:type="dxa"/>
            <w:tcBorders>
              <w:top w:val="single" w:color="auto" w:sz="6" w:space="0"/>
              <w:left w:val="single" w:color="auto" w:sz="6" w:space="0"/>
              <w:bottom w:val="single" w:color="auto" w:sz="6" w:space="0"/>
              <w:right w:val="single" w:color="auto" w:sz="6" w:space="0"/>
            </w:tcBorders>
          </w:tcPr>
          <w:p>
            <w:pPr>
              <w:rPr>
                <w:sz w:val="20"/>
              </w:rPr>
            </w:pPr>
          </w:p>
        </w:tc>
        <w:tc>
          <w:tcPr>
            <w:tcW w:w="576" w:type="dxa"/>
            <w:tcBorders>
              <w:top w:val="single" w:color="auto" w:sz="6" w:space="0"/>
              <w:left w:val="single" w:color="auto" w:sz="6" w:space="0"/>
              <w:bottom w:val="single" w:color="auto" w:sz="6" w:space="0"/>
              <w:right w:val="single" w:color="auto" w:sz="6" w:space="0"/>
            </w:tcBorders>
          </w:tcPr>
          <w:p>
            <w:pPr>
              <w:rPr>
                <w:sz w:val="20"/>
              </w:rPr>
            </w:pPr>
          </w:p>
        </w:tc>
        <w:tc>
          <w:tcPr>
            <w:tcW w:w="2678" w:type="dxa"/>
            <w:tcBorders>
              <w:top w:val="single" w:color="auto" w:sz="6" w:space="0"/>
              <w:left w:val="single" w:color="auto" w:sz="6" w:space="0"/>
              <w:bottom w:val="single" w:color="auto" w:sz="6" w:space="0"/>
              <w:right w:val="single" w:color="auto" w:sz="6" w:space="0"/>
            </w:tcBorders>
          </w:tcPr>
          <w:p>
            <w:pPr>
              <w:rPr>
                <w:sz w:val="20"/>
              </w:rPr>
            </w:pPr>
          </w:p>
        </w:tc>
        <w:tc>
          <w:tcPr>
            <w:tcW w:w="945" w:type="dxa"/>
            <w:tcBorders>
              <w:top w:val="single" w:color="auto" w:sz="6" w:space="0"/>
              <w:left w:val="single" w:color="auto" w:sz="6" w:space="0"/>
              <w:bottom w:val="single" w:color="auto" w:sz="6" w:space="0"/>
              <w:right w:val="single" w:color="auto" w:sz="6" w:space="0"/>
            </w:tcBorders>
          </w:tcPr>
          <w:p>
            <w:pPr>
              <w:rPr>
                <w:sz w:val="20"/>
              </w:rPr>
            </w:pPr>
          </w:p>
        </w:tc>
        <w:tc>
          <w:tcPr>
            <w:tcW w:w="945" w:type="dxa"/>
            <w:tcBorders>
              <w:top w:val="single" w:color="auto" w:sz="6" w:space="0"/>
              <w:left w:val="single" w:color="auto" w:sz="6" w:space="0"/>
              <w:bottom w:val="single" w:color="auto" w:sz="6" w:space="0"/>
              <w:right w:val="single" w:color="auto" w:sz="6" w:space="0"/>
            </w:tcBorders>
          </w:tcPr>
          <w:p>
            <w:pPr>
              <w:rPr>
                <w:sz w:val="20"/>
              </w:rPr>
            </w:pPr>
          </w:p>
        </w:tc>
      </w:tr>
    </w:tbl>
    <w:p>
      <w:pPr>
        <w:pStyle w:val="29"/>
        <w:pageBreakBefore/>
        <w:jc w:val="center"/>
        <w:outlineLvl w:val="0"/>
        <w:rPr>
          <w:color w:val="auto"/>
          <w:sz w:val="44"/>
          <w:szCs w:val="44"/>
        </w:rPr>
      </w:pPr>
      <w:bookmarkStart w:id="1" w:name="_Toc470027731"/>
      <w:r>
        <w:rPr>
          <w:color w:val="auto"/>
          <w:sz w:val="44"/>
          <w:szCs w:val="44"/>
          <w:lang w:val="zh-CN"/>
        </w:rPr>
        <w:t>目录</w:t>
      </w:r>
      <w:bookmarkEnd w:id="1"/>
    </w:p>
    <w:p>
      <w:pPr>
        <w:pStyle w:val="15"/>
        <w:tabs>
          <w:tab w:val="right" w:leader="dot" w:pos="8296"/>
        </w:tabs>
        <w:rPr>
          <w:rFonts w:asciiTheme="minorHAnsi" w:hAnsiTheme="minorHAnsi" w:eastAsiaTheme="minorEastAsia" w:cstheme="minorBidi"/>
        </w:rPr>
      </w:pPr>
      <w:r>
        <w:fldChar w:fldCharType="begin"/>
      </w:r>
      <w:r>
        <w:instrText xml:space="preserve"> TOC \o "1-3" \h \z \u </w:instrText>
      </w:r>
      <w:r>
        <w:fldChar w:fldCharType="separate"/>
      </w:r>
      <w:r>
        <w:fldChar w:fldCharType="begin"/>
      </w:r>
      <w:r>
        <w:instrText xml:space="preserve"> HYPERLINK \l "_Toc470027730" </w:instrText>
      </w:r>
      <w:r>
        <w:fldChar w:fldCharType="separate"/>
      </w:r>
      <w:r>
        <w:rPr>
          <w:rStyle w:val="20"/>
          <w:rFonts w:hint="eastAsia" w:ascii="黑体" w:eastAsia="黑体"/>
        </w:rPr>
        <w:t>文档更改记录</w:t>
      </w:r>
      <w:r>
        <w:tab/>
      </w:r>
      <w:r>
        <w:fldChar w:fldCharType="begin"/>
      </w:r>
      <w:r>
        <w:instrText xml:space="preserve"> PAGEREF _Toc470027730 \h </w:instrText>
      </w:r>
      <w:r>
        <w:fldChar w:fldCharType="separate"/>
      </w:r>
      <w:r>
        <w:t>3</w:t>
      </w:r>
      <w:r>
        <w:fldChar w:fldCharType="end"/>
      </w:r>
      <w:r>
        <w:fldChar w:fldCharType="end"/>
      </w:r>
    </w:p>
    <w:p>
      <w:pPr>
        <w:pStyle w:val="15"/>
        <w:tabs>
          <w:tab w:val="right" w:leader="dot" w:pos="8296"/>
        </w:tabs>
        <w:rPr>
          <w:rFonts w:asciiTheme="minorHAnsi" w:hAnsiTheme="minorHAnsi" w:eastAsiaTheme="minorEastAsia" w:cstheme="minorBidi"/>
        </w:rPr>
      </w:pPr>
      <w:r>
        <w:fldChar w:fldCharType="begin"/>
      </w:r>
      <w:r>
        <w:instrText xml:space="preserve"> HYPERLINK \l "_Toc470027731" </w:instrText>
      </w:r>
      <w:r>
        <w:fldChar w:fldCharType="separate"/>
      </w:r>
      <w:r>
        <w:rPr>
          <w:rStyle w:val="20"/>
          <w:rFonts w:hint="eastAsia"/>
          <w:lang w:val="zh-CN"/>
        </w:rPr>
        <w:t>目录</w:t>
      </w:r>
      <w:r>
        <w:tab/>
      </w:r>
      <w:r>
        <w:fldChar w:fldCharType="begin"/>
      </w:r>
      <w:r>
        <w:instrText xml:space="preserve"> PAGEREF _Toc470027731 \h </w:instrText>
      </w:r>
      <w:r>
        <w:fldChar w:fldCharType="separate"/>
      </w:r>
      <w:r>
        <w:t>4</w:t>
      </w:r>
      <w:r>
        <w:fldChar w:fldCharType="end"/>
      </w:r>
      <w:r>
        <w:fldChar w:fldCharType="end"/>
      </w:r>
    </w:p>
    <w:p>
      <w:pPr>
        <w:pStyle w:val="15"/>
        <w:tabs>
          <w:tab w:val="right" w:leader="dot" w:pos="8296"/>
        </w:tabs>
        <w:rPr>
          <w:rFonts w:asciiTheme="minorHAnsi" w:hAnsiTheme="minorHAnsi" w:eastAsiaTheme="minorEastAsia" w:cstheme="minorBidi"/>
        </w:rPr>
      </w:pPr>
      <w:r>
        <w:fldChar w:fldCharType="begin"/>
      </w:r>
      <w:r>
        <w:instrText xml:space="preserve"> HYPERLINK \l "_Toc470027732" </w:instrText>
      </w:r>
      <w:r>
        <w:fldChar w:fldCharType="separate"/>
      </w:r>
      <w:r>
        <w:rPr>
          <w:rStyle w:val="20"/>
          <w:rFonts w:hint="eastAsia"/>
        </w:rPr>
        <w:t>价源接口产品对外接口约定</w:t>
      </w:r>
      <w:r>
        <w:tab/>
      </w:r>
      <w:r>
        <w:fldChar w:fldCharType="begin"/>
      </w:r>
      <w:r>
        <w:instrText xml:space="preserve"> PAGEREF _Toc470027732 \h </w:instrText>
      </w:r>
      <w:r>
        <w:fldChar w:fldCharType="separate"/>
      </w:r>
      <w:r>
        <w:t>5</w:t>
      </w:r>
      <w:r>
        <w:fldChar w:fldCharType="end"/>
      </w:r>
      <w:r>
        <w:fldChar w:fldCharType="end"/>
      </w:r>
    </w:p>
    <w:p>
      <w:pPr>
        <w:pStyle w:val="15"/>
        <w:tabs>
          <w:tab w:val="left" w:pos="630"/>
          <w:tab w:val="right" w:leader="dot" w:pos="8296"/>
        </w:tabs>
        <w:rPr>
          <w:rFonts w:asciiTheme="minorHAnsi" w:hAnsiTheme="minorHAnsi" w:eastAsiaTheme="minorEastAsia" w:cstheme="minorBidi"/>
        </w:rPr>
      </w:pPr>
      <w:r>
        <w:fldChar w:fldCharType="begin"/>
      </w:r>
      <w:r>
        <w:instrText xml:space="preserve"> HYPERLINK \l "_Toc470027733" </w:instrText>
      </w:r>
      <w:r>
        <w:fldChar w:fldCharType="separate"/>
      </w:r>
      <w:r>
        <w:rPr>
          <w:rStyle w:val="20"/>
        </w:rPr>
        <w:t>1.1</w:t>
      </w:r>
      <w:r>
        <w:rPr>
          <w:rFonts w:asciiTheme="minorHAnsi" w:hAnsiTheme="minorHAnsi" w:eastAsiaTheme="minorEastAsia" w:cstheme="minorBidi"/>
        </w:rPr>
        <w:tab/>
      </w:r>
      <w:r>
        <w:rPr>
          <w:rStyle w:val="20"/>
          <w:rFonts w:hint="eastAsia"/>
        </w:rPr>
        <w:t>概述</w:t>
      </w:r>
      <w:r>
        <w:tab/>
      </w:r>
      <w:r>
        <w:fldChar w:fldCharType="begin"/>
      </w:r>
      <w:r>
        <w:instrText xml:space="preserve"> PAGEREF _Toc470027733 \h </w:instrText>
      </w:r>
      <w:r>
        <w:fldChar w:fldCharType="separate"/>
      </w:r>
      <w:r>
        <w:t>5</w:t>
      </w:r>
      <w:r>
        <w:fldChar w:fldCharType="end"/>
      </w:r>
      <w:r>
        <w:fldChar w:fldCharType="end"/>
      </w:r>
    </w:p>
    <w:p>
      <w:pPr>
        <w:pStyle w:val="15"/>
        <w:tabs>
          <w:tab w:val="left" w:pos="630"/>
          <w:tab w:val="right" w:leader="dot" w:pos="8296"/>
        </w:tabs>
        <w:rPr>
          <w:rFonts w:asciiTheme="minorHAnsi" w:hAnsiTheme="minorHAnsi" w:eastAsiaTheme="minorEastAsia" w:cstheme="minorBidi"/>
        </w:rPr>
      </w:pPr>
      <w:r>
        <w:fldChar w:fldCharType="begin"/>
      </w:r>
      <w:r>
        <w:instrText xml:space="preserve"> HYPERLINK \l "_Toc470027734" </w:instrText>
      </w:r>
      <w:r>
        <w:fldChar w:fldCharType="separate"/>
      </w:r>
      <w:r>
        <w:rPr>
          <w:rStyle w:val="20"/>
        </w:rPr>
        <w:t>1.2</w:t>
      </w:r>
      <w:r>
        <w:rPr>
          <w:rFonts w:asciiTheme="minorHAnsi" w:hAnsiTheme="minorHAnsi" w:eastAsiaTheme="minorEastAsia" w:cstheme="minorBidi"/>
        </w:rPr>
        <w:tab/>
      </w:r>
      <w:r>
        <w:rPr>
          <w:rStyle w:val="20"/>
          <w:rFonts w:hint="eastAsia"/>
        </w:rPr>
        <w:t>相关术语</w:t>
      </w:r>
      <w:r>
        <w:tab/>
      </w:r>
      <w:r>
        <w:fldChar w:fldCharType="begin"/>
      </w:r>
      <w:r>
        <w:instrText xml:space="preserve"> PAGEREF _Toc470027734 \h </w:instrText>
      </w:r>
      <w:r>
        <w:fldChar w:fldCharType="separate"/>
      </w:r>
      <w:r>
        <w:t>5</w:t>
      </w:r>
      <w:r>
        <w:fldChar w:fldCharType="end"/>
      </w:r>
      <w:r>
        <w:fldChar w:fldCharType="end"/>
      </w:r>
    </w:p>
    <w:p>
      <w:pPr>
        <w:pStyle w:val="15"/>
        <w:tabs>
          <w:tab w:val="left" w:pos="630"/>
          <w:tab w:val="right" w:leader="dot" w:pos="8296"/>
        </w:tabs>
        <w:rPr>
          <w:rFonts w:asciiTheme="minorHAnsi" w:hAnsiTheme="minorHAnsi" w:eastAsiaTheme="minorEastAsia" w:cstheme="minorBidi"/>
        </w:rPr>
      </w:pPr>
      <w:r>
        <w:fldChar w:fldCharType="begin"/>
      </w:r>
      <w:r>
        <w:instrText xml:space="preserve"> HYPERLINK \l "_Toc470027735" </w:instrText>
      </w:r>
      <w:r>
        <w:fldChar w:fldCharType="separate"/>
      </w:r>
      <w:r>
        <w:rPr>
          <w:rStyle w:val="20"/>
        </w:rPr>
        <w:t>1.3</w:t>
      </w:r>
      <w:r>
        <w:rPr>
          <w:rFonts w:asciiTheme="minorHAnsi" w:hAnsiTheme="minorHAnsi" w:eastAsiaTheme="minorEastAsia" w:cstheme="minorBidi"/>
        </w:rPr>
        <w:tab/>
      </w:r>
      <w:r>
        <w:rPr>
          <w:rStyle w:val="20"/>
          <w:rFonts w:hint="eastAsia"/>
        </w:rPr>
        <w:t>通信方式</w:t>
      </w:r>
      <w:r>
        <w:tab/>
      </w:r>
      <w:r>
        <w:fldChar w:fldCharType="begin"/>
      </w:r>
      <w:r>
        <w:instrText xml:space="preserve"> PAGEREF _Toc470027735 \h </w:instrText>
      </w:r>
      <w:r>
        <w:fldChar w:fldCharType="separate"/>
      </w:r>
      <w:r>
        <w:t>5</w:t>
      </w:r>
      <w:r>
        <w:fldChar w:fldCharType="end"/>
      </w:r>
      <w:r>
        <w:fldChar w:fldCharType="end"/>
      </w:r>
    </w:p>
    <w:p>
      <w:pPr>
        <w:pStyle w:val="15"/>
        <w:tabs>
          <w:tab w:val="left" w:pos="630"/>
          <w:tab w:val="right" w:leader="dot" w:pos="8296"/>
        </w:tabs>
        <w:rPr>
          <w:rFonts w:asciiTheme="minorHAnsi" w:hAnsiTheme="minorHAnsi" w:eastAsiaTheme="minorEastAsia" w:cstheme="minorBidi"/>
        </w:rPr>
      </w:pPr>
      <w:r>
        <w:fldChar w:fldCharType="begin"/>
      </w:r>
      <w:r>
        <w:instrText xml:space="preserve"> HYPERLINK \l "_Toc470027736" </w:instrText>
      </w:r>
      <w:r>
        <w:fldChar w:fldCharType="separate"/>
      </w:r>
      <w:r>
        <w:rPr>
          <w:rStyle w:val="20"/>
        </w:rPr>
        <w:t>1.4</w:t>
      </w:r>
      <w:r>
        <w:rPr>
          <w:rFonts w:asciiTheme="minorHAnsi" w:hAnsiTheme="minorHAnsi" w:eastAsiaTheme="minorEastAsia" w:cstheme="minorBidi"/>
        </w:rPr>
        <w:tab/>
      </w:r>
      <w:r>
        <w:rPr>
          <w:rStyle w:val="20"/>
          <w:rFonts w:hint="eastAsia"/>
        </w:rPr>
        <w:t>流程说明</w:t>
      </w:r>
      <w:r>
        <w:tab/>
      </w:r>
      <w:r>
        <w:fldChar w:fldCharType="begin"/>
      </w:r>
      <w:r>
        <w:instrText xml:space="preserve"> PAGEREF _Toc470027736 \h </w:instrText>
      </w:r>
      <w:r>
        <w:fldChar w:fldCharType="separate"/>
      </w:r>
      <w:r>
        <w:t>5</w:t>
      </w:r>
      <w:r>
        <w:fldChar w:fldCharType="end"/>
      </w:r>
      <w:r>
        <w:fldChar w:fldCharType="end"/>
      </w:r>
    </w:p>
    <w:p>
      <w:pPr>
        <w:pStyle w:val="15"/>
        <w:tabs>
          <w:tab w:val="left" w:pos="630"/>
          <w:tab w:val="right" w:leader="dot" w:pos="8296"/>
        </w:tabs>
        <w:rPr>
          <w:rFonts w:asciiTheme="minorHAnsi" w:hAnsiTheme="minorHAnsi" w:eastAsiaTheme="minorEastAsia" w:cstheme="minorBidi"/>
        </w:rPr>
      </w:pPr>
      <w:r>
        <w:fldChar w:fldCharType="begin"/>
      </w:r>
      <w:r>
        <w:instrText xml:space="preserve"> HYPERLINK \l "_Toc470027737" </w:instrText>
      </w:r>
      <w:r>
        <w:fldChar w:fldCharType="separate"/>
      </w:r>
      <w:r>
        <w:rPr>
          <w:rStyle w:val="20"/>
        </w:rPr>
        <w:t>1.5</w:t>
      </w:r>
      <w:r>
        <w:rPr>
          <w:rFonts w:asciiTheme="minorHAnsi" w:hAnsiTheme="minorHAnsi" w:eastAsiaTheme="minorEastAsia" w:cstheme="minorBidi"/>
        </w:rPr>
        <w:tab/>
      </w:r>
      <w:r>
        <w:rPr>
          <w:rStyle w:val="20"/>
          <w:rFonts w:hint="eastAsia"/>
        </w:rPr>
        <w:t>其他说明</w:t>
      </w:r>
      <w:r>
        <w:tab/>
      </w:r>
      <w:r>
        <w:fldChar w:fldCharType="begin"/>
      </w:r>
      <w:r>
        <w:instrText xml:space="preserve"> PAGEREF _Toc470027737 \h </w:instrText>
      </w:r>
      <w:r>
        <w:fldChar w:fldCharType="separate"/>
      </w:r>
      <w:r>
        <w:t>6</w:t>
      </w:r>
      <w:r>
        <w:fldChar w:fldCharType="end"/>
      </w:r>
      <w:r>
        <w:fldChar w:fldCharType="end"/>
      </w:r>
    </w:p>
    <w:p>
      <w:pPr>
        <w:pStyle w:val="15"/>
        <w:tabs>
          <w:tab w:val="left" w:pos="630"/>
          <w:tab w:val="right" w:leader="dot" w:pos="8296"/>
        </w:tabs>
        <w:rPr>
          <w:rFonts w:asciiTheme="minorHAnsi" w:hAnsiTheme="minorHAnsi" w:eastAsiaTheme="minorEastAsia" w:cstheme="minorBidi"/>
        </w:rPr>
      </w:pPr>
      <w:r>
        <w:fldChar w:fldCharType="begin"/>
      </w:r>
      <w:r>
        <w:instrText xml:space="preserve"> HYPERLINK \l "_Toc470027738" </w:instrText>
      </w:r>
      <w:r>
        <w:fldChar w:fldCharType="separate"/>
      </w:r>
      <w:r>
        <w:rPr>
          <w:rStyle w:val="20"/>
        </w:rPr>
        <w:t>1.6</w:t>
      </w:r>
      <w:r>
        <w:rPr>
          <w:rFonts w:asciiTheme="minorHAnsi" w:hAnsiTheme="minorHAnsi" w:eastAsiaTheme="minorEastAsia" w:cstheme="minorBidi"/>
        </w:rPr>
        <w:tab/>
      </w:r>
      <w:r>
        <w:rPr>
          <w:rStyle w:val="20"/>
          <w:rFonts w:hint="eastAsia"/>
        </w:rPr>
        <w:t>报文约定</w:t>
      </w:r>
      <w:r>
        <w:tab/>
      </w:r>
      <w:r>
        <w:fldChar w:fldCharType="begin"/>
      </w:r>
      <w:r>
        <w:instrText xml:space="preserve"> PAGEREF _Toc470027738 \h </w:instrText>
      </w:r>
      <w:r>
        <w:fldChar w:fldCharType="separate"/>
      </w:r>
      <w:r>
        <w:t>7</w:t>
      </w:r>
      <w:r>
        <w:fldChar w:fldCharType="end"/>
      </w:r>
      <w:r>
        <w:fldChar w:fldCharType="end"/>
      </w:r>
    </w:p>
    <w:p>
      <w:pPr>
        <w:pStyle w:val="11"/>
        <w:tabs>
          <w:tab w:val="right" w:leader="dot" w:pos="8296"/>
        </w:tabs>
        <w:rPr>
          <w:rFonts w:asciiTheme="minorHAnsi" w:hAnsiTheme="minorHAnsi" w:eastAsiaTheme="minorEastAsia" w:cstheme="minorBidi"/>
          <w:kern w:val="2"/>
          <w:sz w:val="21"/>
        </w:rPr>
      </w:pPr>
      <w:r>
        <w:fldChar w:fldCharType="begin"/>
      </w:r>
      <w:r>
        <w:instrText xml:space="preserve"> HYPERLINK \l "_Toc470027739" </w:instrText>
      </w:r>
      <w:r>
        <w:fldChar w:fldCharType="separate"/>
      </w:r>
      <w:r>
        <w:rPr>
          <w:rStyle w:val="20"/>
        </w:rPr>
        <w:t>1.6.1</w:t>
      </w:r>
      <w:r>
        <w:rPr>
          <w:rStyle w:val="20"/>
          <w:rFonts w:hint="eastAsia"/>
        </w:rPr>
        <w:t>下游系统签到</w:t>
      </w:r>
      <w:r>
        <w:tab/>
      </w:r>
      <w:r>
        <w:fldChar w:fldCharType="begin"/>
      </w:r>
      <w:r>
        <w:instrText xml:space="preserve"> PAGEREF _Toc470027739 \h </w:instrText>
      </w:r>
      <w:r>
        <w:fldChar w:fldCharType="separate"/>
      </w:r>
      <w:r>
        <w:t>7</w:t>
      </w:r>
      <w:r>
        <w:fldChar w:fldCharType="end"/>
      </w:r>
      <w:r>
        <w:fldChar w:fldCharType="end"/>
      </w:r>
    </w:p>
    <w:p>
      <w:pPr>
        <w:pStyle w:val="11"/>
        <w:tabs>
          <w:tab w:val="right" w:leader="dot" w:pos="8296"/>
        </w:tabs>
        <w:rPr>
          <w:rFonts w:asciiTheme="minorHAnsi" w:hAnsiTheme="minorHAnsi" w:eastAsiaTheme="minorEastAsia" w:cstheme="minorBidi"/>
          <w:kern w:val="2"/>
          <w:sz w:val="21"/>
        </w:rPr>
      </w:pPr>
      <w:r>
        <w:fldChar w:fldCharType="begin"/>
      </w:r>
      <w:r>
        <w:instrText xml:space="preserve"> HYPERLINK \l "_Toc470027740" </w:instrText>
      </w:r>
      <w:r>
        <w:fldChar w:fldCharType="separate"/>
      </w:r>
      <w:r>
        <w:rPr>
          <w:rStyle w:val="20"/>
        </w:rPr>
        <w:t xml:space="preserve">1.6.2  </w:t>
      </w:r>
      <w:r>
        <w:rPr>
          <w:rStyle w:val="20"/>
          <w:rFonts w:hint="eastAsia"/>
        </w:rPr>
        <w:t>下游系统重签</w:t>
      </w:r>
      <w:r>
        <w:tab/>
      </w:r>
      <w:r>
        <w:fldChar w:fldCharType="begin"/>
      </w:r>
      <w:r>
        <w:instrText xml:space="preserve"> PAGEREF _Toc470027740 \h </w:instrText>
      </w:r>
      <w:r>
        <w:fldChar w:fldCharType="separate"/>
      </w:r>
      <w:r>
        <w:t>7</w:t>
      </w:r>
      <w:r>
        <w:fldChar w:fldCharType="end"/>
      </w:r>
      <w:r>
        <w:fldChar w:fldCharType="end"/>
      </w:r>
    </w:p>
    <w:p>
      <w:pPr>
        <w:pStyle w:val="11"/>
        <w:tabs>
          <w:tab w:val="right" w:leader="dot" w:pos="8296"/>
        </w:tabs>
        <w:rPr>
          <w:rFonts w:asciiTheme="minorHAnsi" w:hAnsiTheme="minorHAnsi" w:eastAsiaTheme="minorEastAsia" w:cstheme="minorBidi"/>
          <w:kern w:val="2"/>
          <w:sz w:val="21"/>
        </w:rPr>
      </w:pPr>
      <w:r>
        <w:fldChar w:fldCharType="begin"/>
      </w:r>
      <w:r>
        <w:instrText xml:space="preserve"> HYPERLINK \l "_Toc470027741" </w:instrText>
      </w:r>
      <w:r>
        <w:fldChar w:fldCharType="separate"/>
      </w:r>
      <w:r>
        <w:rPr>
          <w:rStyle w:val="20"/>
        </w:rPr>
        <w:t>1.6.3</w:t>
      </w:r>
      <w:r>
        <w:rPr>
          <w:rStyle w:val="20"/>
          <w:rFonts w:hint="eastAsia"/>
        </w:rPr>
        <w:t>链路检测</w:t>
      </w:r>
      <w:r>
        <w:tab/>
      </w:r>
      <w:r>
        <w:fldChar w:fldCharType="begin"/>
      </w:r>
      <w:r>
        <w:instrText xml:space="preserve"> PAGEREF _Toc470027741 \h </w:instrText>
      </w:r>
      <w:r>
        <w:fldChar w:fldCharType="separate"/>
      </w:r>
      <w:r>
        <w:t>8</w:t>
      </w:r>
      <w:r>
        <w:fldChar w:fldCharType="end"/>
      </w:r>
      <w:r>
        <w:fldChar w:fldCharType="end"/>
      </w:r>
    </w:p>
    <w:p>
      <w:pPr>
        <w:pStyle w:val="11"/>
        <w:tabs>
          <w:tab w:val="right" w:leader="dot" w:pos="8296"/>
        </w:tabs>
        <w:rPr>
          <w:rFonts w:asciiTheme="minorHAnsi" w:hAnsiTheme="minorHAnsi" w:eastAsiaTheme="minorEastAsia" w:cstheme="minorBidi"/>
          <w:kern w:val="2"/>
          <w:sz w:val="21"/>
        </w:rPr>
      </w:pPr>
      <w:r>
        <w:fldChar w:fldCharType="begin"/>
      </w:r>
      <w:r>
        <w:instrText xml:space="preserve"> HYPERLINK \l "_Toc470027742" </w:instrText>
      </w:r>
      <w:r>
        <w:fldChar w:fldCharType="separate"/>
      </w:r>
      <w:r>
        <w:rPr>
          <w:rStyle w:val="20"/>
        </w:rPr>
        <w:t xml:space="preserve">1.6.4 </w:t>
      </w:r>
      <w:r>
        <w:rPr>
          <w:rStyle w:val="20"/>
          <w:rFonts w:hint="eastAsia"/>
        </w:rPr>
        <w:t>下游系统订阅</w:t>
      </w:r>
      <w:r>
        <w:tab/>
      </w:r>
      <w:r>
        <w:fldChar w:fldCharType="begin"/>
      </w:r>
      <w:r>
        <w:instrText xml:space="preserve"> PAGEREF _Toc470027742 \h </w:instrText>
      </w:r>
      <w:r>
        <w:fldChar w:fldCharType="separate"/>
      </w:r>
      <w:r>
        <w:t>8</w:t>
      </w:r>
      <w:r>
        <w:fldChar w:fldCharType="end"/>
      </w:r>
      <w:r>
        <w:fldChar w:fldCharType="end"/>
      </w:r>
    </w:p>
    <w:p>
      <w:pPr>
        <w:pStyle w:val="11"/>
        <w:tabs>
          <w:tab w:val="right" w:leader="dot" w:pos="8296"/>
        </w:tabs>
        <w:rPr>
          <w:rFonts w:asciiTheme="minorHAnsi" w:hAnsiTheme="minorHAnsi" w:eastAsiaTheme="minorEastAsia" w:cstheme="minorBidi"/>
          <w:kern w:val="2"/>
          <w:sz w:val="21"/>
        </w:rPr>
      </w:pPr>
      <w:r>
        <w:fldChar w:fldCharType="begin"/>
      </w:r>
      <w:r>
        <w:instrText xml:space="preserve"> HYPERLINK \l "_Toc470027743" </w:instrText>
      </w:r>
      <w:r>
        <w:fldChar w:fldCharType="separate"/>
      </w:r>
      <w:r>
        <w:rPr>
          <w:rStyle w:val="20"/>
        </w:rPr>
        <w:t xml:space="preserve">1.6.5 </w:t>
      </w:r>
      <w:r>
        <w:rPr>
          <w:rStyle w:val="20"/>
          <w:rFonts w:hint="eastAsia"/>
        </w:rPr>
        <w:t>下游系统重订阅</w:t>
      </w:r>
      <w:r>
        <w:tab/>
      </w:r>
      <w:r>
        <w:fldChar w:fldCharType="begin"/>
      </w:r>
      <w:r>
        <w:instrText xml:space="preserve"> PAGEREF _Toc470027743 \h </w:instrText>
      </w:r>
      <w:r>
        <w:fldChar w:fldCharType="separate"/>
      </w:r>
      <w:r>
        <w:t>10</w:t>
      </w:r>
      <w:r>
        <w:fldChar w:fldCharType="end"/>
      </w:r>
      <w:r>
        <w:fldChar w:fldCharType="end"/>
      </w:r>
    </w:p>
    <w:p>
      <w:pPr>
        <w:pStyle w:val="11"/>
        <w:tabs>
          <w:tab w:val="right" w:leader="dot" w:pos="8296"/>
        </w:tabs>
        <w:rPr>
          <w:rFonts w:asciiTheme="minorHAnsi" w:hAnsiTheme="minorHAnsi" w:eastAsiaTheme="minorEastAsia" w:cstheme="minorBidi"/>
          <w:kern w:val="2"/>
          <w:sz w:val="21"/>
        </w:rPr>
      </w:pPr>
      <w:r>
        <w:fldChar w:fldCharType="begin"/>
      </w:r>
      <w:r>
        <w:instrText xml:space="preserve"> HYPERLINK \l "_Toc470027744" </w:instrText>
      </w:r>
      <w:r>
        <w:fldChar w:fldCharType="separate"/>
      </w:r>
      <w:r>
        <w:rPr>
          <w:rStyle w:val="20"/>
        </w:rPr>
        <w:t xml:space="preserve">1.6.6 </w:t>
      </w:r>
      <w:r>
        <w:rPr>
          <w:rStyle w:val="20"/>
          <w:rFonts w:hint="eastAsia"/>
        </w:rPr>
        <w:t>价格发布</w:t>
      </w:r>
      <w:r>
        <w:tab/>
      </w:r>
      <w:r>
        <w:fldChar w:fldCharType="begin"/>
      </w:r>
      <w:r>
        <w:instrText xml:space="preserve"> PAGEREF _Toc470027744 \h </w:instrText>
      </w:r>
      <w:r>
        <w:fldChar w:fldCharType="separate"/>
      </w:r>
      <w:r>
        <w:t>10</w:t>
      </w:r>
      <w:r>
        <w:fldChar w:fldCharType="end"/>
      </w:r>
      <w:r>
        <w:fldChar w:fldCharType="end"/>
      </w:r>
    </w:p>
    <w:p>
      <w:pPr>
        <w:pStyle w:val="11"/>
        <w:tabs>
          <w:tab w:val="right" w:leader="dot" w:pos="8296"/>
        </w:tabs>
        <w:rPr>
          <w:rFonts w:asciiTheme="minorHAnsi" w:hAnsiTheme="minorHAnsi" w:eastAsiaTheme="minorEastAsia" w:cstheme="minorBidi"/>
          <w:kern w:val="2"/>
          <w:sz w:val="21"/>
        </w:rPr>
      </w:pPr>
      <w:r>
        <w:fldChar w:fldCharType="begin"/>
      </w:r>
      <w:r>
        <w:instrText xml:space="preserve"> HYPERLINK \l "_Toc470027745" </w:instrText>
      </w:r>
      <w:r>
        <w:fldChar w:fldCharType="separate"/>
      </w:r>
      <w:r>
        <w:rPr>
          <w:rStyle w:val="20"/>
        </w:rPr>
        <w:t xml:space="preserve">1.6.7 </w:t>
      </w:r>
      <w:r>
        <w:rPr>
          <w:rStyle w:val="20"/>
          <w:rFonts w:hint="eastAsia"/>
        </w:rPr>
        <w:t>下游系统签退</w:t>
      </w:r>
      <w:r>
        <w:tab/>
      </w:r>
      <w:r>
        <w:fldChar w:fldCharType="begin"/>
      </w:r>
      <w:r>
        <w:instrText xml:space="preserve"> PAGEREF _Toc470027745 \h </w:instrText>
      </w:r>
      <w:r>
        <w:fldChar w:fldCharType="separate"/>
      </w:r>
      <w:r>
        <w:t>11</w:t>
      </w:r>
      <w:r>
        <w:fldChar w:fldCharType="end"/>
      </w:r>
      <w:r>
        <w:fldChar w:fldCharType="end"/>
      </w:r>
    </w:p>
    <w:p>
      <w:pPr>
        <w:pStyle w:val="15"/>
        <w:tabs>
          <w:tab w:val="left" w:pos="630"/>
          <w:tab w:val="right" w:leader="dot" w:pos="8296"/>
        </w:tabs>
        <w:rPr>
          <w:rFonts w:asciiTheme="minorHAnsi" w:hAnsiTheme="minorHAnsi" w:eastAsiaTheme="minorEastAsia" w:cstheme="minorBidi"/>
        </w:rPr>
      </w:pPr>
      <w:r>
        <w:fldChar w:fldCharType="begin"/>
      </w:r>
      <w:r>
        <w:instrText xml:space="preserve"> HYPERLINK \l "_Toc470027746" </w:instrText>
      </w:r>
      <w:r>
        <w:fldChar w:fldCharType="separate"/>
      </w:r>
      <w:r>
        <w:rPr>
          <w:rStyle w:val="20"/>
        </w:rPr>
        <w:t>1.7</w:t>
      </w:r>
      <w:r>
        <w:rPr>
          <w:rFonts w:asciiTheme="minorHAnsi" w:hAnsiTheme="minorHAnsi" w:eastAsiaTheme="minorEastAsia" w:cstheme="minorBidi"/>
        </w:rPr>
        <w:tab/>
      </w:r>
      <w:r>
        <w:rPr>
          <w:rStyle w:val="20"/>
          <w:rFonts w:hint="eastAsia"/>
        </w:rPr>
        <w:t>附录</w:t>
      </w:r>
      <w:r>
        <w:tab/>
      </w:r>
      <w:r>
        <w:fldChar w:fldCharType="begin"/>
      </w:r>
      <w:r>
        <w:instrText xml:space="preserve"> PAGEREF _Toc470027746 \h </w:instrText>
      </w:r>
      <w:r>
        <w:fldChar w:fldCharType="separate"/>
      </w:r>
      <w:r>
        <w:t>11</w:t>
      </w:r>
      <w:r>
        <w:fldChar w:fldCharType="end"/>
      </w:r>
      <w:r>
        <w:fldChar w:fldCharType="end"/>
      </w:r>
    </w:p>
    <w:p>
      <w:pPr>
        <w:pStyle w:val="11"/>
        <w:tabs>
          <w:tab w:val="right" w:leader="dot" w:pos="8296"/>
        </w:tabs>
        <w:rPr>
          <w:rFonts w:asciiTheme="minorHAnsi" w:hAnsiTheme="minorHAnsi" w:eastAsiaTheme="minorEastAsia" w:cstheme="minorBidi"/>
          <w:kern w:val="2"/>
          <w:sz w:val="21"/>
        </w:rPr>
      </w:pPr>
      <w:r>
        <w:fldChar w:fldCharType="begin"/>
      </w:r>
      <w:r>
        <w:instrText xml:space="preserve"> HYPERLINK \l "_Toc470027747" </w:instrText>
      </w:r>
      <w:r>
        <w:fldChar w:fldCharType="separate"/>
      </w:r>
      <w:r>
        <w:rPr>
          <w:rStyle w:val="20"/>
        </w:rPr>
        <w:t>1.7.1 FIC</w:t>
      </w:r>
      <w:r>
        <w:rPr>
          <w:rStyle w:val="20"/>
          <w:rFonts w:hint="eastAsia"/>
        </w:rPr>
        <w:t>命名规则</w:t>
      </w:r>
      <w:r>
        <w:tab/>
      </w:r>
      <w:r>
        <w:fldChar w:fldCharType="begin"/>
      </w:r>
      <w:r>
        <w:instrText xml:space="preserve"> PAGEREF _Toc470027747 \h </w:instrText>
      </w:r>
      <w:r>
        <w:fldChar w:fldCharType="separate"/>
      </w:r>
      <w:r>
        <w:t>11</w:t>
      </w:r>
      <w:r>
        <w:fldChar w:fldCharType="end"/>
      </w:r>
      <w:r>
        <w:fldChar w:fldCharType="end"/>
      </w:r>
    </w:p>
    <w:p>
      <w:pPr>
        <w:pStyle w:val="11"/>
        <w:tabs>
          <w:tab w:val="right" w:leader="dot" w:pos="8296"/>
        </w:tabs>
        <w:rPr>
          <w:rFonts w:asciiTheme="minorHAnsi" w:hAnsiTheme="minorHAnsi" w:eastAsiaTheme="minorEastAsia" w:cstheme="minorBidi"/>
          <w:kern w:val="2"/>
          <w:sz w:val="21"/>
        </w:rPr>
      </w:pPr>
      <w:r>
        <w:fldChar w:fldCharType="begin"/>
      </w:r>
      <w:r>
        <w:instrText xml:space="preserve"> HYPERLINK \l "_Toc470027748" </w:instrText>
      </w:r>
      <w:r>
        <w:fldChar w:fldCharType="separate"/>
      </w:r>
      <w:r>
        <w:rPr>
          <w:rStyle w:val="20"/>
        </w:rPr>
        <w:t xml:space="preserve">1.7.3 </w:t>
      </w:r>
      <w:r>
        <w:rPr>
          <w:rStyle w:val="20"/>
          <w:rFonts w:hint="eastAsia"/>
        </w:rPr>
        <w:t>数据域举例</w:t>
      </w:r>
      <w:r>
        <w:tab/>
      </w:r>
      <w:r>
        <w:fldChar w:fldCharType="begin"/>
      </w:r>
      <w:r>
        <w:instrText xml:space="preserve"> PAGEREF _Toc470027748 \h </w:instrText>
      </w:r>
      <w:r>
        <w:fldChar w:fldCharType="separate"/>
      </w:r>
      <w:r>
        <w:t>11</w:t>
      </w:r>
      <w:r>
        <w:fldChar w:fldCharType="end"/>
      </w:r>
      <w:r>
        <w:fldChar w:fldCharType="end"/>
      </w:r>
    </w:p>
    <w:p>
      <w:r>
        <w:fldChar w:fldCharType="end"/>
      </w:r>
    </w:p>
    <w:p>
      <w:pPr>
        <w:widowControl/>
        <w:jc w:val="left"/>
      </w:pPr>
      <w:r>
        <w:br w:type="page"/>
      </w:r>
    </w:p>
    <w:p>
      <w:pPr>
        <w:pStyle w:val="17"/>
        <w:rPr>
          <w:sz w:val="44"/>
          <w:szCs w:val="44"/>
        </w:rPr>
      </w:pPr>
      <w:bookmarkStart w:id="2" w:name="_Toc470027732"/>
      <w:r>
        <w:rPr>
          <w:rFonts w:hint="eastAsia"/>
          <w:sz w:val="44"/>
          <w:szCs w:val="44"/>
        </w:rPr>
        <w:t>价源接口产品对外接口约定</w:t>
      </w:r>
      <w:bookmarkEnd w:id="2"/>
    </w:p>
    <w:p>
      <w:pPr>
        <w:pStyle w:val="2"/>
        <w:numPr>
          <w:ilvl w:val="1"/>
          <w:numId w:val="1"/>
        </w:numPr>
        <w:spacing w:before="0" w:after="0" w:line="720" w:lineRule="auto"/>
        <w:ind w:left="442" w:hanging="442" w:hangingChars="100"/>
      </w:pPr>
      <w:bookmarkStart w:id="3" w:name="_Toc470027733"/>
      <w:r>
        <w:rPr>
          <w:rFonts w:hint="eastAsia"/>
        </w:rPr>
        <w:t>概述</w:t>
      </w:r>
      <w:bookmarkEnd w:id="3"/>
    </w:p>
    <w:p>
      <w:pPr>
        <w:spacing w:beforeLines="50" w:afterLines="50" w:line="360" w:lineRule="auto"/>
        <w:ind w:left="420" w:firstLine="420"/>
        <w:rPr>
          <w:color w:val="000000"/>
          <w:sz w:val="24"/>
          <w:szCs w:val="24"/>
        </w:rPr>
      </w:pPr>
      <w:r>
        <w:rPr>
          <w:rFonts w:hint="eastAsia"/>
          <w:color w:val="000000"/>
          <w:sz w:val="24"/>
          <w:szCs w:val="24"/>
        </w:rPr>
        <w:t>本文档主要描述报价引擎价格查询服务和下游系统之间的应用通信报文约定，为下游系统的开发提供规范和依据。本文档不涉下游系统和通信平台（XNET）的接入技术规范。本文档的阅读者为接口设计、开发人员及系统其他相关人员。</w:t>
      </w:r>
    </w:p>
    <w:p>
      <w:pPr>
        <w:spacing w:beforeLines="50" w:afterLines="50" w:line="360" w:lineRule="auto"/>
        <w:ind w:left="420" w:firstLine="420"/>
        <w:rPr>
          <w:color w:val="000000"/>
          <w:sz w:val="24"/>
          <w:szCs w:val="24"/>
        </w:rPr>
      </w:pPr>
      <w:r>
        <w:rPr>
          <w:rFonts w:hint="eastAsia"/>
          <w:color w:val="000000"/>
          <w:sz w:val="24"/>
          <w:szCs w:val="24"/>
        </w:rPr>
        <w:t>本接口约定的适用范围：报价引擎5.0版本。</w:t>
      </w:r>
    </w:p>
    <w:p>
      <w:pPr>
        <w:spacing w:beforeLines="50" w:afterLines="50" w:line="360" w:lineRule="auto"/>
        <w:ind w:left="420" w:firstLine="420"/>
        <w:rPr>
          <w:sz w:val="24"/>
          <w:szCs w:val="24"/>
        </w:rPr>
      </w:pPr>
      <w:r>
        <w:rPr>
          <w:rFonts w:hint="eastAsia"/>
          <w:color w:val="000000"/>
          <w:sz w:val="24"/>
          <w:szCs w:val="24"/>
        </w:rPr>
        <w:t>注：所有接口约定报文中均不能附带中文。</w:t>
      </w:r>
    </w:p>
    <w:p>
      <w:pPr>
        <w:pStyle w:val="2"/>
        <w:numPr>
          <w:ilvl w:val="1"/>
          <w:numId w:val="1"/>
        </w:numPr>
        <w:spacing w:before="0" w:after="0" w:line="720" w:lineRule="auto"/>
        <w:ind w:left="442" w:hanging="442" w:hangingChars="100"/>
      </w:pPr>
      <w:bookmarkStart w:id="4" w:name="_Toc470027734"/>
      <w:r>
        <w:rPr>
          <w:rFonts w:hint="eastAsia"/>
        </w:rPr>
        <w:t>相关术语</w:t>
      </w:r>
      <w:bookmarkEnd w:id="4"/>
    </w:p>
    <w:p>
      <w:pPr>
        <w:spacing w:beforeLines="50" w:afterLines="50" w:line="360" w:lineRule="auto"/>
        <w:ind w:left="420" w:firstLine="420"/>
        <w:rPr>
          <w:sz w:val="24"/>
          <w:szCs w:val="24"/>
        </w:rPr>
      </w:pPr>
      <w:r>
        <w:rPr>
          <w:rFonts w:hint="eastAsia"/>
          <w:sz w:val="24"/>
          <w:szCs w:val="24"/>
        </w:rPr>
        <w:t>Channel：对价格发布平台的下游系统或接口的统称。</w:t>
      </w:r>
    </w:p>
    <w:p>
      <w:pPr>
        <w:spacing w:beforeLines="50" w:afterLines="50" w:line="360" w:lineRule="auto"/>
        <w:ind w:left="420" w:firstLine="420"/>
        <w:rPr>
          <w:sz w:val="24"/>
          <w:szCs w:val="24"/>
        </w:rPr>
      </w:pPr>
      <w:r>
        <w:rPr>
          <w:rFonts w:hint="eastAsia"/>
          <w:sz w:val="24"/>
          <w:szCs w:val="24"/>
        </w:rPr>
        <w:t>XNET：银通公司的通信平台。</w:t>
      </w:r>
    </w:p>
    <w:p>
      <w:pPr>
        <w:pStyle w:val="2"/>
        <w:numPr>
          <w:ilvl w:val="1"/>
          <w:numId w:val="1"/>
        </w:numPr>
        <w:spacing w:before="0" w:after="0" w:line="720" w:lineRule="auto"/>
        <w:ind w:left="442" w:hanging="442" w:hangingChars="100"/>
      </w:pPr>
      <w:bookmarkStart w:id="5" w:name="_Toc470027735"/>
      <w:r>
        <w:rPr>
          <w:rFonts w:hint="eastAsia"/>
        </w:rPr>
        <w:t>通信方式</w:t>
      </w:r>
      <w:bookmarkEnd w:id="5"/>
    </w:p>
    <w:p>
      <w:pPr>
        <w:spacing w:beforeLines="50" w:afterLines="50" w:line="360" w:lineRule="auto"/>
        <w:ind w:left="420" w:firstLine="420"/>
        <w:rPr>
          <w:sz w:val="24"/>
          <w:szCs w:val="24"/>
        </w:rPr>
      </w:pPr>
      <w:r>
        <w:rPr>
          <w:rFonts w:hint="eastAsia"/>
          <w:sz w:val="24"/>
          <w:szCs w:val="24"/>
        </w:rPr>
        <w:t>采用XNET1.3.1通信规范。XNET相关的通信约定请参照公司提供的相关开发者手册。</w:t>
      </w:r>
    </w:p>
    <w:p>
      <w:pPr>
        <w:pStyle w:val="2"/>
        <w:numPr>
          <w:ilvl w:val="1"/>
          <w:numId w:val="1"/>
        </w:numPr>
        <w:spacing w:before="0" w:after="0" w:line="720" w:lineRule="auto"/>
        <w:ind w:left="442" w:hanging="442" w:hangingChars="100"/>
      </w:pPr>
      <w:bookmarkStart w:id="6" w:name="_Toc470027736"/>
      <w:r>
        <w:rPr>
          <w:rFonts w:hint="eastAsia"/>
        </w:rPr>
        <w:t>流程说明</w:t>
      </w:r>
      <w:bookmarkEnd w:id="6"/>
    </w:p>
    <w:p>
      <w:pPr>
        <w:spacing w:beforeLines="50" w:afterLines="50" w:line="360" w:lineRule="auto"/>
        <w:ind w:left="420" w:firstLine="420"/>
        <w:rPr>
          <w:sz w:val="24"/>
          <w:szCs w:val="24"/>
        </w:rPr>
      </w:pPr>
      <w:r>
        <w:rPr>
          <w:rFonts w:hint="eastAsia"/>
          <w:sz w:val="24"/>
          <w:szCs w:val="24"/>
        </w:rPr>
        <w:t>这里说明Channel和价源接口之间的交互关系，整体关系如下图示：</w:t>
      </w:r>
    </w:p>
    <w:p>
      <w:pPr>
        <w:ind w:left="992"/>
        <w:jc w:val="center"/>
      </w:pPr>
      <w:r>
        <w:object>
          <v:shape id="_x0000_i1026" o:spt="75" type="#_x0000_t75" style="height:183pt;width:241.5pt;" o:ole="t" filled="f" o:preferrelative="t" stroked="f" coordsize="21600,21600">
            <v:path/>
            <v:fill on="f" focussize="0,0"/>
            <v:stroke on="f" joinstyle="miter"/>
            <v:imagedata r:id="rId8" o:title=""/>
            <o:lock v:ext="edit" aspectratio="t"/>
            <w10:wrap type="none"/>
            <w10:anchorlock/>
          </v:shape>
          <o:OLEObject Type="Embed" ProgID="Visio.Drawing.11" ShapeID="_x0000_i1026" DrawAspect="Content" ObjectID="_1468075726" r:id="rId7">
            <o:LockedField>false</o:LockedField>
          </o:OLEObject>
        </w:object>
      </w:r>
    </w:p>
    <w:p>
      <w:pPr>
        <w:pStyle w:val="24"/>
        <w:numPr>
          <w:ilvl w:val="0"/>
          <w:numId w:val="2"/>
        </w:numPr>
        <w:spacing w:beforeLines="50" w:afterLines="50" w:line="360" w:lineRule="auto"/>
        <w:ind w:left="1349" w:hanging="357" w:firstLineChars="0"/>
        <w:rPr>
          <w:sz w:val="24"/>
          <w:szCs w:val="24"/>
        </w:rPr>
      </w:pPr>
      <w:r>
        <w:rPr>
          <w:rFonts w:hint="eastAsia"/>
          <w:sz w:val="24"/>
          <w:szCs w:val="24"/>
        </w:rPr>
        <w:t>Channel完成和XNET建了连接后，需要向价源接口签到，签到报文中给出发起方的识别标识。</w:t>
      </w:r>
    </w:p>
    <w:p>
      <w:pPr>
        <w:pStyle w:val="24"/>
        <w:numPr>
          <w:ilvl w:val="0"/>
          <w:numId w:val="2"/>
        </w:numPr>
        <w:spacing w:beforeLines="50" w:afterLines="50" w:line="360" w:lineRule="auto"/>
        <w:ind w:left="1349" w:hanging="357" w:firstLineChars="0"/>
        <w:rPr>
          <w:sz w:val="24"/>
          <w:szCs w:val="24"/>
        </w:rPr>
      </w:pPr>
      <w:r>
        <w:rPr>
          <w:rFonts w:hint="eastAsia"/>
          <w:sz w:val="24"/>
          <w:szCs w:val="24"/>
        </w:rPr>
        <w:t>完成签到后，Channel向价源接口发起价格订阅。</w:t>
      </w:r>
    </w:p>
    <w:p>
      <w:pPr>
        <w:pStyle w:val="24"/>
        <w:numPr>
          <w:ilvl w:val="0"/>
          <w:numId w:val="2"/>
        </w:numPr>
        <w:spacing w:beforeLines="50" w:afterLines="50" w:line="360" w:lineRule="auto"/>
        <w:ind w:left="1349" w:hanging="357" w:firstLineChars="0"/>
        <w:rPr>
          <w:sz w:val="24"/>
          <w:szCs w:val="24"/>
        </w:rPr>
      </w:pPr>
      <w:r>
        <w:rPr>
          <w:rFonts w:hint="eastAsia"/>
          <w:sz w:val="24"/>
          <w:szCs w:val="24"/>
        </w:rPr>
        <w:t>价源接口收到订阅消息后，识别订阅的合法性并返回合法订阅的当前价格。</w:t>
      </w:r>
    </w:p>
    <w:p>
      <w:pPr>
        <w:pStyle w:val="24"/>
        <w:numPr>
          <w:ilvl w:val="0"/>
          <w:numId w:val="2"/>
        </w:numPr>
        <w:spacing w:beforeLines="50" w:afterLines="50" w:line="360" w:lineRule="auto"/>
        <w:ind w:left="1349" w:hanging="357" w:firstLineChars="0"/>
        <w:rPr>
          <w:sz w:val="24"/>
          <w:szCs w:val="24"/>
        </w:rPr>
      </w:pPr>
      <w:r>
        <w:rPr>
          <w:rFonts w:hint="eastAsia"/>
          <w:sz w:val="24"/>
          <w:szCs w:val="24"/>
        </w:rPr>
        <w:t>价源接口发布价格信息变更后，会通知Channel，Channel收到通知后重新发起相应的订阅请求。</w:t>
      </w:r>
    </w:p>
    <w:p>
      <w:pPr>
        <w:pStyle w:val="24"/>
        <w:numPr>
          <w:ilvl w:val="0"/>
          <w:numId w:val="2"/>
        </w:numPr>
        <w:spacing w:beforeLines="50" w:afterLines="50" w:line="360" w:lineRule="auto"/>
        <w:ind w:left="1349" w:hanging="357" w:firstLineChars="0"/>
        <w:rPr>
          <w:sz w:val="24"/>
          <w:szCs w:val="24"/>
        </w:rPr>
      </w:pPr>
      <w:r>
        <w:rPr>
          <w:rFonts w:hint="eastAsia"/>
          <w:sz w:val="24"/>
          <w:szCs w:val="24"/>
        </w:rPr>
        <w:t>完成订阅后，价源接口有更新价格，则实时推送给相关订阅方。</w:t>
      </w:r>
    </w:p>
    <w:p>
      <w:pPr>
        <w:pStyle w:val="24"/>
        <w:numPr>
          <w:ilvl w:val="0"/>
          <w:numId w:val="2"/>
        </w:numPr>
        <w:spacing w:beforeLines="50" w:afterLines="50" w:line="360" w:lineRule="auto"/>
        <w:ind w:left="1349" w:hanging="357" w:firstLineChars="0"/>
        <w:rPr>
          <w:sz w:val="24"/>
          <w:szCs w:val="24"/>
        </w:rPr>
      </w:pPr>
      <w:r>
        <w:rPr>
          <w:rFonts w:hint="eastAsia"/>
          <w:sz w:val="24"/>
          <w:szCs w:val="24"/>
        </w:rPr>
        <w:t>在Channel完成签到后，需要向价源接口发起心跳检测，检测价源接口是否正常工作，如回执超时，则重新发起签到重建会话。</w:t>
      </w:r>
    </w:p>
    <w:p>
      <w:pPr>
        <w:pStyle w:val="24"/>
        <w:numPr>
          <w:ilvl w:val="0"/>
          <w:numId w:val="2"/>
        </w:numPr>
        <w:spacing w:beforeLines="50" w:afterLines="50" w:line="360" w:lineRule="auto"/>
        <w:ind w:left="1349" w:hanging="357" w:firstLineChars="0"/>
        <w:rPr>
          <w:sz w:val="24"/>
          <w:szCs w:val="24"/>
        </w:rPr>
      </w:pPr>
      <w:r>
        <w:rPr>
          <w:rFonts w:hint="eastAsia"/>
          <w:sz w:val="24"/>
          <w:szCs w:val="24"/>
        </w:rPr>
        <w:t>Channel退出前需要向价源接口发送签退报文，以便价源接口了解是正常退出还是其他异常。</w:t>
      </w:r>
    </w:p>
    <w:p>
      <w:pPr>
        <w:pStyle w:val="2"/>
        <w:numPr>
          <w:ilvl w:val="1"/>
          <w:numId w:val="1"/>
        </w:numPr>
        <w:spacing w:before="0" w:after="0" w:line="720" w:lineRule="auto"/>
        <w:ind w:left="442" w:hanging="442" w:hangingChars="100"/>
      </w:pPr>
      <w:bookmarkStart w:id="7" w:name="_Toc470027737"/>
      <w:r>
        <w:rPr>
          <w:rFonts w:hint="eastAsia"/>
        </w:rPr>
        <w:t>其他说明</w:t>
      </w:r>
      <w:bookmarkEnd w:id="7"/>
    </w:p>
    <w:p>
      <w:pPr>
        <w:pStyle w:val="24"/>
        <w:spacing w:beforeLines="50" w:afterLines="50" w:line="360" w:lineRule="auto"/>
        <w:ind w:left="420" w:firstLineChars="0"/>
        <w:rPr>
          <w:sz w:val="24"/>
          <w:szCs w:val="24"/>
        </w:rPr>
      </w:pPr>
      <w:r>
        <w:rPr>
          <w:rFonts w:hint="eastAsia"/>
          <w:sz w:val="24"/>
          <w:szCs w:val="24"/>
        </w:rPr>
        <w:t>无</w:t>
      </w:r>
    </w:p>
    <w:p>
      <w:pPr>
        <w:pStyle w:val="2"/>
        <w:numPr>
          <w:ilvl w:val="1"/>
          <w:numId w:val="1"/>
        </w:numPr>
        <w:spacing w:before="0" w:after="0" w:line="720" w:lineRule="auto"/>
        <w:ind w:left="442" w:hanging="442" w:hangingChars="100"/>
      </w:pPr>
      <w:bookmarkStart w:id="8" w:name="_Toc470027738"/>
      <w:r>
        <w:rPr>
          <w:rFonts w:hint="eastAsia"/>
        </w:rPr>
        <w:t>报文约定</w:t>
      </w:r>
      <w:bookmarkEnd w:id="8"/>
    </w:p>
    <w:p>
      <w:pPr>
        <w:pStyle w:val="4"/>
      </w:pPr>
      <w:bookmarkStart w:id="9" w:name="_Toc470027739"/>
      <w:r>
        <w:rPr>
          <w:rFonts w:hint="eastAsia"/>
        </w:rPr>
        <w:t>1.6.1下游系统签到</w:t>
      </w:r>
      <w:bookmarkEnd w:id="9"/>
    </w:p>
    <w:p>
      <w:r>
        <w:rPr>
          <w:rFonts w:hint="eastAsia"/>
        </w:rPr>
        <w:tab/>
      </w:r>
      <w:r>
        <w:rPr>
          <w:rFonts w:hint="eastAsia"/>
        </w:rPr>
        <w:t>价源源签到主要用于会话的创建认证，直到下游签退或连接超时才结束会话。</w:t>
      </w:r>
    </w:p>
    <w:p>
      <w:pPr>
        <w:pStyle w:val="5"/>
      </w:pPr>
      <w:r>
        <w:rPr>
          <w:rFonts w:hint="eastAsia"/>
        </w:rPr>
        <w:t>1.6.1.1 Channel向价源接口签到</w:t>
      </w:r>
    </w:p>
    <w:tbl>
      <w:tblPr>
        <w:tblStyle w:val="22"/>
        <w:tblpPr w:leftFromText="180" w:rightFromText="180" w:vertAnchor="text" w:tblpXSpec="center" w:tblpY="1"/>
        <w:tblOverlap w:val="never"/>
        <w:tblW w:w="8522" w:type="dxa"/>
        <w:jc w:val="center"/>
        <w:tblInd w:w="0" w:type="dxa"/>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1028"/>
        <w:gridCol w:w="1499"/>
        <w:gridCol w:w="1267"/>
        <w:gridCol w:w="1276"/>
        <w:gridCol w:w="850"/>
        <w:gridCol w:w="2602"/>
      </w:tblGrid>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1028" w:type="dxa"/>
          </w:tcPr>
          <w:p>
            <w:r>
              <w:rPr>
                <w:rFonts w:hint="eastAsia"/>
              </w:rPr>
              <w:t>Title</w:t>
            </w:r>
          </w:p>
        </w:tc>
        <w:tc>
          <w:tcPr>
            <w:tcW w:w="7494" w:type="dxa"/>
            <w:gridSpan w:val="5"/>
          </w:tcPr>
          <w:p>
            <w:r>
              <w:rPr>
                <w:rFonts w:hint="eastAsia"/>
              </w:rPr>
              <w:t>XFeed.FeedName.ReqLogin(FeedName需要给出具体值)</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1028" w:type="dxa"/>
          </w:tcPr>
          <w:p>
            <w:r>
              <w:rPr>
                <w:rFonts w:hint="eastAsia"/>
              </w:rPr>
              <w:t>包类型</w:t>
            </w:r>
          </w:p>
        </w:tc>
        <w:tc>
          <w:tcPr>
            <w:tcW w:w="7494" w:type="dxa"/>
            <w:gridSpan w:val="5"/>
          </w:tcPr>
          <w:p>
            <w:r>
              <w:rPr>
                <w:rFonts w:hint="eastAsia"/>
              </w:rPr>
              <w:t>Group</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1028" w:type="dxa"/>
          </w:tcPr>
          <w:p>
            <w:r>
              <w:rPr>
                <w:rFonts w:hint="eastAsia"/>
              </w:rPr>
              <w:t>编号</w:t>
            </w:r>
          </w:p>
        </w:tc>
        <w:tc>
          <w:tcPr>
            <w:tcW w:w="1499" w:type="dxa"/>
          </w:tcPr>
          <w:p>
            <w:r>
              <w:rPr>
                <w:rFonts w:hint="eastAsia"/>
              </w:rPr>
              <w:t>英文名</w:t>
            </w:r>
          </w:p>
        </w:tc>
        <w:tc>
          <w:tcPr>
            <w:tcW w:w="1267" w:type="dxa"/>
          </w:tcPr>
          <w:p>
            <w:r>
              <w:rPr>
                <w:rFonts w:hint="eastAsia"/>
              </w:rPr>
              <w:t>描述</w:t>
            </w:r>
          </w:p>
        </w:tc>
        <w:tc>
          <w:tcPr>
            <w:tcW w:w="1276" w:type="dxa"/>
          </w:tcPr>
          <w:p>
            <w:r>
              <w:rPr>
                <w:rFonts w:hint="eastAsia"/>
              </w:rPr>
              <w:t>类型</w:t>
            </w:r>
          </w:p>
        </w:tc>
        <w:tc>
          <w:tcPr>
            <w:tcW w:w="850" w:type="dxa"/>
          </w:tcPr>
          <w:p>
            <w:r>
              <w:rPr>
                <w:rFonts w:hint="eastAsia"/>
              </w:rPr>
              <w:t>可空</w:t>
            </w:r>
          </w:p>
        </w:tc>
        <w:tc>
          <w:tcPr>
            <w:tcW w:w="2602" w:type="dxa"/>
          </w:tcPr>
          <w:p>
            <w:r>
              <w:rPr>
                <w:rFonts w:hint="eastAsia"/>
              </w:rPr>
              <w:t>说明</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1028" w:type="dxa"/>
            <w:vMerge w:val="restart"/>
          </w:tcPr>
          <w:p>
            <w:r>
              <w:rPr>
                <w:rFonts w:hint="eastAsia"/>
              </w:rPr>
              <w:t>1</w:t>
            </w:r>
          </w:p>
        </w:tc>
        <w:tc>
          <w:tcPr>
            <w:tcW w:w="1499" w:type="dxa"/>
          </w:tcPr>
          <w:p>
            <w:r>
              <w:rPr>
                <w:rFonts w:hint="eastAsia"/>
              </w:rPr>
              <w:t>SendDate</w:t>
            </w:r>
          </w:p>
        </w:tc>
        <w:tc>
          <w:tcPr>
            <w:tcW w:w="1267" w:type="dxa"/>
          </w:tcPr>
          <w:p>
            <w:r>
              <w:rPr>
                <w:rFonts w:hint="eastAsia"/>
              </w:rPr>
              <w:t>发包日期</w:t>
            </w:r>
          </w:p>
        </w:tc>
        <w:tc>
          <w:tcPr>
            <w:tcW w:w="1276" w:type="dxa"/>
          </w:tcPr>
          <w:p>
            <w:r>
              <w:rPr>
                <w:rFonts w:hint="eastAsia"/>
              </w:rPr>
              <w:t>string</w:t>
            </w:r>
          </w:p>
        </w:tc>
        <w:tc>
          <w:tcPr>
            <w:tcW w:w="850" w:type="dxa"/>
          </w:tcPr>
          <w:p>
            <w:r>
              <w:rPr>
                <w:rFonts w:hint="eastAsia"/>
              </w:rPr>
              <w:t>否</w:t>
            </w:r>
          </w:p>
        </w:tc>
        <w:tc>
          <w:tcPr>
            <w:tcW w:w="2602" w:type="dxa"/>
          </w:tcPr>
          <w:p>
            <w:r>
              <w:rPr>
                <w:rFonts w:hint="eastAsia"/>
              </w:rPr>
              <w:t>格式：YYYYMMDD</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1028" w:type="dxa"/>
            <w:vMerge w:val="continue"/>
          </w:tcPr>
          <w:p/>
        </w:tc>
        <w:tc>
          <w:tcPr>
            <w:tcW w:w="1499" w:type="dxa"/>
          </w:tcPr>
          <w:p>
            <w:r>
              <w:rPr>
                <w:rFonts w:hint="eastAsia"/>
              </w:rPr>
              <w:t>SendTime</w:t>
            </w:r>
          </w:p>
        </w:tc>
        <w:tc>
          <w:tcPr>
            <w:tcW w:w="1267" w:type="dxa"/>
          </w:tcPr>
          <w:p>
            <w:r>
              <w:rPr>
                <w:rFonts w:hint="eastAsia"/>
              </w:rPr>
              <w:t>发包时间</w:t>
            </w:r>
          </w:p>
        </w:tc>
        <w:tc>
          <w:tcPr>
            <w:tcW w:w="1276" w:type="dxa"/>
          </w:tcPr>
          <w:p>
            <w:r>
              <w:rPr>
                <w:rFonts w:hint="eastAsia"/>
              </w:rPr>
              <w:t>string</w:t>
            </w:r>
          </w:p>
        </w:tc>
        <w:tc>
          <w:tcPr>
            <w:tcW w:w="850" w:type="dxa"/>
          </w:tcPr>
          <w:p>
            <w:r>
              <w:rPr>
                <w:rFonts w:hint="eastAsia"/>
              </w:rPr>
              <w:t>否</w:t>
            </w:r>
          </w:p>
        </w:tc>
        <w:tc>
          <w:tcPr>
            <w:tcW w:w="2602" w:type="dxa"/>
          </w:tcPr>
          <w:p>
            <w:r>
              <w:rPr>
                <w:rFonts w:hint="eastAsia"/>
              </w:rPr>
              <w:t>格式：HHMISS</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1028" w:type="dxa"/>
            <w:vMerge w:val="continue"/>
          </w:tcPr>
          <w:p/>
        </w:tc>
        <w:tc>
          <w:tcPr>
            <w:tcW w:w="1499" w:type="dxa"/>
          </w:tcPr>
          <w:p>
            <w:r>
              <w:rPr>
                <w:rFonts w:hint="eastAsia"/>
              </w:rPr>
              <w:t>RequestID</w:t>
            </w:r>
          </w:p>
        </w:tc>
        <w:tc>
          <w:tcPr>
            <w:tcW w:w="1267" w:type="dxa"/>
          </w:tcPr>
          <w:p>
            <w:r>
              <w:rPr>
                <w:rFonts w:hint="eastAsia"/>
              </w:rPr>
              <w:t>请求ID</w:t>
            </w:r>
          </w:p>
        </w:tc>
        <w:tc>
          <w:tcPr>
            <w:tcW w:w="1276" w:type="dxa"/>
          </w:tcPr>
          <w:p>
            <w:r>
              <w:rPr>
                <w:rFonts w:hint="eastAsia"/>
              </w:rPr>
              <w:t>string</w:t>
            </w:r>
          </w:p>
        </w:tc>
        <w:tc>
          <w:tcPr>
            <w:tcW w:w="850" w:type="dxa"/>
          </w:tcPr>
          <w:p>
            <w:r>
              <w:rPr>
                <w:rFonts w:hint="eastAsia"/>
              </w:rPr>
              <w:t>否</w:t>
            </w:r>
          </w:p>
        </w:tc>
        <w:tc>
          <w:tcPr>
            <w:tcW w:w="2602" w:type="dxa"/>
          </w:tc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1028" w:type="dxa"/>
            <w:vMerge w:val="continue"/>
          </w:tcPr>
          <w:p/>
        </w:tc>
        <w:tc>
          <w:tcPr>
            <w:tcW w:w="1499" w:type="dxa"/>
          </w:tcPr>
          <w:p>
            <w:r>
              <w:rPr>
                <w:rFonts w:hint="eastAsia"/>
              </w:rPr>
              <w:t>AppName</w:t>
            </w:r>
          </w:p>
        </w:tc>
        <w:tc>
          <w:tcPr>
            <w:tcW w:w="1267" w:type="dxa"/>
          </w:tcPr>
          <w:p>
            <w:r>
              <w:rPr>
                <w:rFonts w:hint="eastAsia"/>
              </w:rPr>
              <w:t>系统标识</w:t>
            </w:r>
          </w:p>
        </w:tc>
        <w:tc>
          <w:tcPr>
            <w:tcW w:w="1276" w:type="dxa"/>
          </w:tcPr>
          <w:p>
            <w:r>
              <w:rPr>
                <w:rFonts w:hint="eastAsia"/>
              </w:rPr>
              <w:t>string</w:t>
            </w:r>
          </w:p>
        </w:tc>
        <w:tc>
          <w:tcPr>
            <w:tcW w:w="850" w:type="dxa"/>
          </w:tcPr>
          <w:p>
            <w:r>
              <w:rPr>
                <w:rFonts w:hint="eastAsia"/>
              </w:rPr>
              <w:t>否</w:t>
            </w:r>
          </w:p>
        </w:tc>
        <w:tc>
          <w:tcPr>
            <w:tcW w:w="2602" w:type="dxa"/>
          </w:tcPr>
          <w:p>
            <w:r>
              <w:rPr>
                <w:rFonts w:hint="eastAsia"/>
              </w:rPr>
              <w:t>外围系统名称标识（用于系统识别，名称要有意义）</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1028" w:type="dxa"/>
            <w:vMerge w:val="continue"/>
          </w:tcPr>
          <w:p/>
        </w:tc>
        <w:tc>
          <w:tcPr>
            <w:tcW w:w="1499" w:type="dxa"/>
          </w:tcPr>
          <w:p>
            <w:r>
              <w:rPr>
                <w:rFonts w:hint="eastAsia"/>
              </w:rPr>
              <w:t>UserName</w:t>
            </w:r>
          </w:p>
        </w:tc>
        <w:tc>
          <w:tcPr>
            <w:tcW w:w="1267" w:type="dxa"/>
          </w:tcPr>
          <w:p>
            <w:r>
              <w:rPr>
                <w:rFonts w:hint="eastAsia"/>
              </w:rPr>
              <w:t>认证用户名</w:t>
            </w:r>
          </w:p>
        </w:tc>
        <w:tc>
          <w:tcPr>
            <w:tcW w:w="1276" w:type="dxa"/>
          </w:tcPr>
          <w:p>
            <w:r>
              <w:rPr>
                <w:rFonts w:hint="eastAsia"/>
              </w:rPr>
              <w:t>string</w:t>
            </w:r>
          </w:p>
        </w:tc>
        <w:tc>
          <w:tcPr>
            <w:tcW w:w="850" w:type="dxa"/>
          </w:tcPr>
          <w:p>
            <w:r>
              <w:rPr>
                <w:rFonts w:hint="eastAsia"/>
              </w:rPr>
              <w:t>否</w:t>
            </w:r>
          </w:p>
        </w:tc>
        <w:tc>
          <w:tcPr>
            <w:tcW w:w="2602" w:type="dxa"/>
          </w:tcPr>
          <w:p>
            <w:r>
              <w:rPr>
                <w:rFonts w:hint="eastAsia"/>
              </w:rPr>
              <w:t>由价源接口提供</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1028" w:type="dxa"/>
            <w:vMerge w:val="continue"/>
          </w:tcPr>
          <w:p/>
        </w:tc>
        <w:tc>
          <w:tcPr>
            <w:tcW w:w="1499" w:type="dxa"/>
          </w:tcPr>
          <w:p>
            <w:r>
              <w:rPr>
                <w:rFonts w:hint="eastAsia"/>
              </w:rPr>
              <w:t>PassWord</w:t>
            </w:r>
          </w:p>
        </w:tc>
        <w:tc>
          <w:tcPr>
            <w:tcW w:w="1267" w:type="dxa"/>
          </w:tcPr>
          <w:p>
            <w:r>
              <w:rPr>
                <w:rFonts w:hint="eastAsia"/>
              </w:rPr>
              <w:t>认证密码</w:t>
            </w:r>
          </w:p>
        </w:tc>
        <w:tc>
          <w:tcPr>
            <w:tcW w:w="1276" w:type="dxa"/>
          </w:tcPr>
          <w:p>
            <w:r>
              <w:rPr>
                <w:rFonts w:hint="eastAsia"/>
              </w:rPr>
              <w:t>string</w:t>
            </w:r>
          </w:p>
        </w:tc>
        <w:tc>
          <w:tcPr>
            <w:tcW w:w="850" w:type="dxa"/>
          </w:tcPr>
          <w:p>
            <w:r>
              <w:rPr>
                <w:rFonts w:hint="eastAsia"/>
              </w:rPr>
              <w:t>否</w:t>
            </w:r>
          </w:p>
        </w:tc>
        <w:tc>
          <w:tcPr>
            <w:tcW w:w="2602" w:type="dxa"/>
          </w:tcPr>
          <w:p>
            <w:r>
              <w:rPr>
                <w:rFonts w:hint="eastAsia"/>
              </w:rPr>
              <w:t>由价源接口提供</w:t>
            </w:r>
          </w:p>
        </w:tc>
      </w:tr>
    </w:tbl>
    <w:p>
      <w:pPr>
        <w:pStyle w:val="5"/>
      </w:pPr>
      <w:r>
        <w:rPr>
          <w:rFonts w:hint="eastAsia"/>
        </w:rPr>
        <w:t>1.6.1.2价源接口向Channel返回签到结果</w:t>
      </w:r>
    </w:p>
    <w:tbl>
      <w:tblPr>
        <w:tblStyle w:val="22"/>
        <w:tblpPr w:leftFromText="180" w:rightFromText="180" w:vertAnchor="text" w:tblpXSpec="center" w:tblpY="1"/>
        <w:tblOverlap w:val="never"/>
        <w:tblW w:w="8522" w:type="dxa"/>
        <w:jc w:val="center"/>
        <w:tblInd w:w="0" w:type="dxa"/>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1028"/>
        <w:gridCol w:w="1499"/>
        <w:gridCol w:w="1267"/>
        <w:gridCol w:w="1276"/>
        <w:gridCol w:w="850"/>
        <w:gridCol w:w="2602"/>
      </w:tblGrid>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1028" w:type="dxa"/>
          </w:tcPr>
          <w:p>
            <w:r>
              <w:rPr>
                <w:rFonts w:hint="eastAsia"/>
              </w:rPr>
              <w:t>Title</w:t>
            </w:r>
          </w:p>
        </w:tc>
        <w:tc>
          <w:tcPr>
            <w:tcW w:w="7494" w:type="dxa"/>
            <w:gridSpan w:val="5"/>
          </w:tcPr>
          <w:p>
            <w:r>
              <w:rPr>
                <w:rFonts w:hint="eastAsia"/>
              </w:rPr>
              <w:t>XFeed.FeedName.ReqLogin(FeedName需要给出具体值)</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1028" w:type="dxa"/>
          </w:tcPr>
          <w:p>
            <w:r>
              <w:rPr>
                <w:rFonts w:hint="eastAsia"/>
              </w:rPr>
              <w:t>包类型</w:t>
            </w:r>
          </w:p>
        </w:tc>
        <w:tc>
          <w:tcPr>
            <w:tcW w:w="7494" w:type="dxa"/>
            <w:gridSpan w:val="5"/>
          </w:tcPr>
          <w:p>
            <w:r>
              <w:rPr>
                <w:rFonts w:hint="eastAsia"/>
              </w:rPr>
              <w:t>返回包</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1028" w:type="dxa"/>
          </w:tcPr>
          <w:p>
            <w:r>
              <w:rPr>
                <w:rFonts w:hint="eastAsia"/>
              </w:rPr>
              <w:t>编号</w:t>
            </w:r>
          </w:p>
        </w:tc>
        <w:tc>
          <w:tcPr>
            <w:tcW w:w="1499" w:type="dxa"/>
          </w:tcPr>
          <w:p>
            <w:r>
              <w:rPr>
                <w:rFonts w:hint="eastAsia"/>
              </w:rPr>
              <w:t>英文名</w:t>
            </w:r>
          </w:p>
        </w:tc>
        <w:tc>
          <w:tcPr>
            <w:tcW w:w="1267" w:type="dxa"/>
          </w:tcPr>
          <w:p>
            <w:r>
              <w:rPr>
                <w:rFonts w:hint="eastAsia"/>
              </w:rPr>
              <w:t>描述</w:t>
            </w:r>
          </w:p>
        </w:tc>
        <w:tc>
          <w:tcPr>
            <w:tcW w:w="1276" w:type="dxa"/>
          </w:tcPr>
          <w:p>
            <w:r>
              <w:rPr>
                <w:rFonts w:hint="eastAsia"/>
              </w:rPr>
              <w:t>类型</w:t>
            </w:r>
          </w:p>
        </w:tc>
        <w:tc>
          <w:tcPr>
            <w:tcW w:w="850" w:type="dxa"/>
          </w:tcPr>
          <w:p>
            <w:r>
              <w:rPr>
                <w:rFonts w:hint="eastAsia"/>
              </w:rPr>
              <w:t>可空</w:t>
            </w:r>
          </w:p>
        </w:tc>
        <w:tc>
          <w:tcPr>
            <w:tcW w:w="2602" w:type="dxa"/>
          </w:tcPr>
          <w:p>
            <w:r>
              <w:rPr>
                <w:rFonts w:hint="eastAsia"/>
              </w:rPr>
              <w:t>说明</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1028" w:type="dxa"/>
            <w:vMerge w:val="restart"/>
          </w:tcPr>
          <w:p>
            <w:r>
              <w:rPr>
                <w:rFonts w:hint="eastAsia"/>
              </w:rPr>
              <w:t>1</w:t>
            </w:r>
          </w:p>
        </w:tc>
        <w:tc>
          <w:tcPr>
            <w:tcW w:w="1499" w:type="dxa"/>
          </w:tcPr>
          <w:p>
            <w:r>
              <w:rPr>
                <w:rFonts w:hint="eastAsia"/>
              </w:rPr>
              <w:t>SendDate</w:t>
            </w:r>
          </w:p>
        </w:tc>
        <w:tc>
          <w:tcPr>
            <w:tcW w:w="1267" w:type="dxa"/>
          </w:tcPr>
          <w:p>
            <w:r>
              <w:rPr>
                <w:rFonts w:hint="eastAsia"/>
              </w:rPr>
              <w:t>发包日期</w:t>
            </w:r>
          </w:p>
        </w:tc>
        <w:tc>
          <w:tcPr>
            <w:tcW w:w="1276" w:type="dxa"/>
          </w:tcPr>
          <w:p>
            <w:r>
              <w:rPr>
                <w:rFonts w:hint="eastAsia"/>
              </w:rPr>
              <w:t>string</w:t>
            </w:r>
          </w:p>
        </w:tc>
        <w:tc>
          <w:tcPr>
            <w:tcW w:w="850" w:type="dxa"/>
          </w:tcPr>
          <w:p>
            <w:r>
              <w:rPr>
                <w:rFonts w:hint="eastAsia"/>
              </w:rPr>
              <w:t>否</w:t>
            </w:r>
          </w:p>
        </w:tc>
        <w:tc>
          <w:tcPr>
            <w:tcW w:w="2602" w:type="dxa"/>
          </w:tcPr>
          <w:p>
            <w:r>
              <w:rPr>
                <w:rFonts w:hint="eastAsia"/>
              </w:rPr>
              <w:t>格式：YYYYMMDD</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1028" w:type="dxa"/>
            <w:vMerge w:val="continue"/>
          </w:tcPr>
          <w:p/>
        </w:tc>
        <w:tc>
          <w:tcPr>
            <w:tcW w:w="1499" w:type="dxa"/>
          </w:tcPr>
          <w:p>
            <w:r>
              <w:rPr>
                <w:rFonts w:hint="eastAsia"/>
              </w:rPr>
              <w:t>SendTime</w:t>
            </w:r>
          </w:p>
        </w:tc>
        <w:tc>
          <w:tcPr>
            <w:tcW w:w="1267" w:type="dxa"/>
          </w:tcPr>
          <w:p>
            <w:r>
              <w:rPr>
                <w:rFonts w:hint="eastAsia"/>
              </w:rPr>
              <w:t>发包时间</w:t>
            </w:r>
          </w:p>
        </w:tc>
        <w:tc>
          <w:tcPr>
            <w:tcW w:w="1276" w:type="dxa"/>
          </w:tcPr>
          <w:p>
            <w:r>
              <w:rPr>
                <w:rFonts w:hint="eastAsia"/>
              </w:rPr>
              <w:t>string</w:t>
            </w:r>
          </w:p>
        </w:tc>
        <w:tc>
          <w:tcPr>
            <w:tcW w:w="850" w:type="dxa"/>
          </w:tcPr>
          <w:p>
            <w:r>
              <w:rPr>
                <w:rFonts w:hint="eastAsia"/>
              </w:rPr>
              <w:t>否</w:t>
            </w:r>
          </w:p>
        </w:tc>
        <w:tc>
          <w:tcPr>
            <w:tcW w:w="2602" w:type="dxa"/>
          </w:tcPr>
          <w:p>
            <w:r>
              <w:rPr>
                <w:rFonts w:hint="eastAsia"/>
              </w:rPr>
              <w:t>格式：HHMISS</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1028" w:type="dxa"/>
            <w:vMerge w:val="continue"/>
          </w:tcPr>
          <w:p/>
        </w:tc>
        <w:tc>
          <w:tcPr>
            <w:tcW w:w="1499" w:type="dxa"/>
          </w:tcPr>
          <w:p>
            <w:r>
              <w:rPr>
                <w:rFonts w:hint="eastAsia"/>
              </w:rPr>
              <w:t>RequestID</w:t>
            </w:r>
          </w:p>
        </w:tc>
        <w:tc>
          <w:tcPr>
            <w:tcW w:w="1267" w:type="dxa"/>
          </w:tcPr>
          <w:p>
            <w:r>
              <w:rPr>
                <w:rFonts w:hint="eastAsia"/>
              </w:rPr>
              <w:t>请求ID</w:t>
            </w:r>
          </w:p>
        </w:tc>
        <w:tc>
          <w:tcPr>
            <w:tcW w:w="1276" w:type="dxa"/>
          </w:tcPr>
          <w:p>
            <w:r>
              <w:t>S</w:t>
            </w:r>
            <w:r>
              <w:rPr>
                <w:rFonts w:hint="eastAsia"/>
              </w:rPr>
              <w:t>tring</w:t>
            </w:r>
          </w:p>
        </w:tc>
        <w:tc>
          <w:tcPr>
            <w:tcW w:w="850" w:type="dxa"/>
          </w:tcPr>
          <w:p>
            <w:r>
              <w:rPr>
                <w:rFonts w:hint="eastAsia"/>
              </w:rPr>
              <w:t>否</w:t>
            </w:r>
          </w:p>
        </w:tc>
        <w:tc>
          <w:tcPr>
            <w:tcW w:w="2602" w:type="dxa"/>
          </w:tcPr>
          <w:p>
            <w:r>
              <w:rPr>
                <w:rFonts w:hint="eastAsia"/>
              </w:rPr>
              <w:t>原值返回</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1028" w:type="dxa"/>
            <w:vMerge w:val="continue"/>
          </w:tcPr>
          <w:p/>
        </w:tc>
        <w:tc>
          <w:tcPr>
            <w:tcW w:w="1499" w:type="dxa"/>
          </w:tcPr>
          <w:p>
            <w:r>
              <w:rPr>
                <w:rFonts w:hint="eastAsia"/>
              </w:rPr>
              <w:t>respCode</w:t>
            </w:r>
          </w:p>
        </w:tc>
        <w:tc>
          <w:tcPr>
            <w:tcW w:w="1267" w:type="dxa"/>
          </w:tcPr>
          <w:p>
            <w:r>
              <w:rPr>
                <w:rFonts w:hint="eastAsia"/>
              </w:rPr>
              <w:t>返回码</w:t>
            </w:r>
          </w:p>
        </w:tc>
        <w:tc>
          <w:tcPr>
            <w:tcW w:w="1276" w:type="dxa"/>
          </w:tcPr>
          <w:p>
            <w:r>
              <w:rPr>
                <w:rFonts w:hint="eastAsia"/>
              </w:rPr>
              <w:t>string</w:t>
            </w:r>
          </w:p>
        </w:tc>
        <w:tc>
          <w:tcPr>
            <w:tcW w:w="850" w:type="dxa"/>
          </w:tcPr>
          <w:p>
            <w:r>
              <w:rPr>
                <w:rFonts w:hint="eastAsia"/>
              </w:rPr>
              <w:t>否</w:t>
            </w:r>
          </w:p>
        </w:tc>
        <w:tc>
          <w:tcPr>
            <w:tcW w:w="2602" w:type="dxa"/>
          </w:tcPr>
          <w:p>
            <w:r>
              <w:rPr>
                <w:rFonts w:hint="eastAsia"/>
              </w:rPr>
              <w:t>000：正常</w:t>
            </w:r>
          </w:p>
          <w:p>
            <w:r>
              <w:rPr>
                <w:rFonts w:hint="eastAsia"/>
              </w:rPr>
              <w:t>001：账号或密码错误</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1028" w:type="dxa"/>
            <w:vMerge w:val="continue"/>
          </w:tcPr>
          <w:p/>
        </w:tc>
        <w:tc>
          <w:tcPr>
            <w:tcW w:w="1499" w:type="dxa"/>
          </w:tcPr>
          <w:p>
            <w:r>
              <w:rPr>
                <w:rFonts w:hint="eastAsia"/>
              </w:rPr>
              <w:t>respDesc</w:t>
            </w:r>
          </w:p>
        </w:tc>
        <w:tc>
          <w:tcPr>
            <w:tcW w:w="1267" w:type="dxa"/>
          </w:tcPr>
          <w:p>
            <w:r>
              <w:rPr>
                <w:rFonts w:hint="eastAsia"/>
              </w:rPr>
              <w:t>返回信息</w:t>
            </w:r>
          </w:p>
        </w:tc>
        <w:tc>
          <w:tcPr>
            <w:tcW w:w="1276" w:type="dxa"/>
          </w:tcPr>
          <w:p>
            <w:r>
              <w:rPr>
                <w:rFonts w:hint="eastAsia"/>
              </w:rPr>
              <w:t>string</w:t>
            </w:r>
          </w:p>
        </w:tc>
        <w:tc>
          <w:tcPr>
            <w:tcW w:w="850" w:type="dxa"/>
          </w:tcPr>
          <w:p>
            <w:r>
              <w:rPr>
                <w:rFonts w:hint="eastAsia"/>
              </w:rPr>
              <w:t>是</w:t>
            </w:r>
          </w:p>
        </w:tc>
        <w:tc>
          <w:tcPr>
            <w:tcW w:w="2602" w:type="dxa"/>
          </w:tcPr>
          <w:p>
            <w:r>
              <w:rPr>
                <w:rFonts w:hint="eastAsia"/>
              </w:rPr>
              <w:t>返回信息</w:t>
            </w:r>
          </w:p>
        </w:tc>
      </w:tr>
    </w:tbl>
    <w:p>
      <w:pPr>
        <w:pStyle w:val="4"/>
      </w:pPr>
      <w:bookmarkStart w:id="10" w:name="_Toc470027740"/>
      <w:r>
        <w:rPr>
          <w:rFonts w:hint="eastAsia"/>
        </w:rPr>
        <w:t>1.6.2  下游系统重签</w:t>
      </w:r>
      <w:bookmarkEnd w:id="10"/>
    </w:p>
    <w:p>
      <w:pPr>
        <w:ind w:firstLine="420"/>
      </w:pPr>
      <w:r>
        <w:rPr>
          <w:rFonts w:hint="eastAsia"/>
        </w:rPr>
        <w:t>价源接口收到数据源服务端重签通知，则价源接口会群播重签包，下游系统收到重签包后发起签到流程。</w:t>
      </w:r>
    </w:p>
    <w:p>
      <w:pPr>
        <w:pStyle w:val="5"/>
      </w:pPr>
      <w:r>
        <w:rPr>
          <w:rFonts w:hint="eastAsia"/>
        </w:rPr>
        <w:t>1.6.1.1 价源接口向Channel发送重签消息</w:t>
      </w:r>
    </w:p>
    <w:tbl>
      <w:tblPr>
        <w:tblStyle w:val="22"/>
        <w:tblpPr w:leftFromText="180" w:rightFromText="180" w:vertAnchor="text" w:tblpXSpec="center" w:tblpY="1"/>
        <w:tblOverlap w:val="never"/>
        <w:tblW w:w="8522" w:type="dxa"/>
        <w:jc w:val="center"/>
        <w:tblInd w:w="0" w:type="dxa"/>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1028"/>
        <w:gridCol w:w="1499"/>
        <w:gridCol w:w="1267"/>
        <w:gridCol w:w="1276"/>
        <w:gridCol w:w="850"/>
        <w:gridCol w:w="2602"/>
      </w:tblGrid>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1028" w:type="dxa"/>
          </w:tcPr>
          <w:p>
            <w:r>
              <w:rPr>
                <w:rFonts w:hint="eastAsia"/>
              </w:rPr>
              <w:t>Title</w:t>
            </w:r>
          </w:p>
        </w:tc>
        <w:tc>
          <w:tcPr>
            <w:tcW w:w="7494" w:type="dxa"/>
            <w:gridSpan w:val="5"/>
          </w:tcPr>
          <w:p>
            <w:r>
              <w:rPr>
                <w:rFonts w:hint="eastAsia"/>
              </w:rPr>
              <w:t>XFeed.FeedName.ReLoginMsg(FeedName需要给出具体值)</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1028" w:type="dxa"/>
          </w:tcPr>
          <w:p>
            <w:r>
              <w:rPr>
                <w:rFonts w:hint="eastAsia"/>
              </w:rPr>
              <w:t>包类型</w:t>
            </w:r>
          </w:p>
        </w:tc>
        <w:tc>
          <w:tcPr>
            <w:tcW w:w="7494" w:type="dxa"/>
            <w:gridSpan w:val="5"/>
          </w:tcPr>
          <w:p>
            <w:r>
              <w:rPr>
                <w:rFonts w:hint="eastAsia"/>
              </w:rPr>
              <w:t>群播包</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1028" w:type="dxa"/>
          </w:tcPr>
          <w:p>
            <w:r>
              <w:rPr>
                <w:rFonts w:hint="eastAsia"/>
              </w:rPr>
              <w:t>编号</w:t>
            </w:r>
          </w:p>
        </w:tc>
        <w:tc>
          <w:tcPr>
            <w:tcW w:w="1499" w:type="dxa"/>
          </w:tcPr>
          <w:p>
            <w:r>
              <w:rPr>
                <w:rFonts w:hint="eastAsia"/>
              </w:rPr>
              <w:t>英文名</w:t>
            </w:r>
          </w:p>
        </w:tc>
        <w:tc>
          <w:tcPr>
            <w:tcW w:w="1267" w:type="dxa"/>
          </w:tcPr>
          <w:p>
            <w:r>
              <w:rPr>
                <w:rFonts w:hint="eastAsia"/>
              </w:rPr>
              <w:t>描述</w:t>
            </w:r>
          </w:p>
        </w:tc>
        <w:tc>
          <w:tcPr>
            <w:tcW w:w="1276" w:type="dxa"/>
          </w:tcPr>
          <w:p>
            <w:r>
              <w:rPr>
                <w:rFonts w:hint="eastAsia"/>
              </w:rPr>
              <w:t>类型</w:t>
            </w:r>
          </w:p>
        </w:tc>
        <w:tc>
          <w:tcPr>
            <w:tcW w:w="850" w:type="dxa"/>
          </w:tcPr>
          <w:p>
            <w:r>
              <w:rPr>
                <w:rFonts w:hint="eastAsia"/>
              </w:rPr>
              <w:t>可空</w:t>
            </w:r>
          </w:p>
        </w:tc>
        <w:tc>
          <w:tcPr>
            <w:tcW w:w="2602" w:type="dxa"/>
          </w:tcPr>
          <w:p>
            <w:r>
              <w:rPr>
                <w:rFonts w:hint="eastAsia"/>
              </w:rPr>
              <w:t>说明</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1028" w:type="dxa"/>
          </w:tcPr>
          <w:p>
            <w:r>
              <w:rPr>
                <w:rFonts w:hint="eastAsia"/>
              </w:rPr>
              <w:t>1</w:t>
            </w:r>
          </w:p>
        </w:tc>
        <w:tc>
          <w:tcPr>
            <w:tcW w:w="1499" w:type="dxa"/>
          </w:tcPr>
          <w:p>
            <w:r>
              <w:rPr>
                <w:rFonts w:hint="eastAsia"/>
              </w:rPr>
              <w:t>SendDate</w:t>
            </w:r>
          </w:p>
        </w:tc>
        <w:tc>
          <w:tcPr>
            <w:tcW w:w="1267" w:type="dxa"/>
          </w:tcPr>
          <w:p>
            <w:r>
              <w:rPr>
                <w:rFonts w:hint="eastAsia"/>
              </w:rPr>
              <w:t>发包日期</w:t>
            </w:r>
          </w:p>
        </w:tc>
        <w:tc>
          <w:tcPr>
            <w:tcW w:w="1276" w:type="dxa"/>
          </w:tcPr>
          <w:p>
            <w:r>
              <w:rPr>
                <w:rFonts w:hint="eastAsia"/>
              </w:rPr>
              <w:t>string</w:t>
            </w:r>
          </w:p>
        </w:tc>
        <w:tc>
          <w:tcPr>
            <w:tcW w:w="850" w:type="dxa"/>
          </w:tcPr>
          <w:p>
            <w:r>
              <w:rPr>
                <w:rFonts w:hint="eastAsia"/>
              </w:rPr>
              <w:t>否</w:t>
            </w:r>
          </w:p>
        </w:tc>
        <w:tc>
          <w:tcPr>
            <w:tcW w:w="2602" w:type="dxa"/>
          </w:tcPr>
          <w:p>
            <w:r>
              <w:rPr>
                <w:rFonts w:hint="eastAsia"/>
              </w:rPr>
              <w:t>格式：YYYYMMDD</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1028" w:type="dxa"/>
          </w:tcPr>
          <w:p>
            <w:r>
              <w:rPr>
                <w:rFonts w:hint="eastAsia"/>
              </w:rPr>
              <w:t>2</w:t>
            </w:r>
          </w:p>
        </w:tc>
        <w:tc>
          <w:tcPr>
            <w:tcW w:w="1499" w:type="dxa"/>
          </w:tcPr>
          <w:p>
            <w:r>
              <w:rPr>
                <w:rFonts w:hint="eastAsia"/>
              </w:rPr>
              <w:t>SendTime</w:t>
            </w:r>
          </w:p>
        </w:tc>
        <w:tc>
          <w:tcPr>
            <w:tcW w:w="1267" w:type="dxa"/>
          </w:tcPr>
          <w:p>
            <w:r>
              <w:rPr>
                <w:rFonts w:hint="eastAsia"/>
              </w:rPr>
              <w:t>发包时间</w:t>
            </w:r>
          </w:p>
        </w:tc>
        <w:tc>
          <w:tcPr>
            <w:tcW w:w="1276" w:type="dxa"/>
          </w:tcPr>
          <w:p>
            <w:r>
              <w:rPr>
                <w:rFonts w:hint="eastAsia"/>
              </w:rPr>
              <w:t>string</w:t>
            </w:r>
          </w:p>
        </w:tc>
        <w:tc>
          <w:tcPr>
            <w:tcW w:w="850" w:type="dxa"/>
          </w:tcPr>
          <w:p>
            <w:r>
              <w:rPr>
                <w:rFonts w:hint="eastAsia"/>
              </w:rPr>
              <w:t>否</w:t>
            </w:r>
          </w:p>
        </w:tc>
        <w:tc>
          <w:tcPr>
            <w:tcW w:w="2602" w:type="dxa"/>
          </w:tcPr>
          <w:p>
            <w:r>
              <w:rPr>
                <w:rFonts w:hint="eastAsia"/>
              </w:rPr>
              <w:t>格式：HHMISS</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1028" w:type="dxa"/>
          </w:tcPr>
          <w:p>
            <w:r>
              <w:rPr>
                <w:rFonts w:hint="eastAsia"/>
              </w:rPr>
              <w:t>3</w:t>
            </w:r>
          </w:p>
        </w:tc>
        <w:tc>
          <w:tcPr>
            <w:tcW w:w="1499" w:type="dxa"/>
          </w:tcPr>
          <w:p>
            <w:r>
              <w:rPr>
                <w:rFonts w:hint="eastAsia"/>
              </w:rPr>
              <w:t>MsgID</w:t>
            </w:r>
          </w:p>
        </w:tc>
        <w:tc>
          <w:tcPr>
            <w:tcW w:w="1267" w:type="dxa"/>
          </w:tcPr>
          <w:p>
            <w:r>
              <w:rPr>
                <w:rFonts w:hint="eastAsia"/>
              </w:rPr>
              <w:t>消息ID</w:t>
            </w:r>
          </w:p>
        </w:tc>
        <w:tc>
          <w:tcPr>
            <w:tcW w:w="1276" w:type="dxa"/>
          </w:tcPr>
          <w:p>
            <w:r>
              <w:rPr>
                <w:rFonts w:hint="eastAsia"/>
              </w:rPr>
              <w:t>string</w:t>
            </w:r>
          </w:p>
        </w:tc>
        <w:tc>
          <w:tcPr>
            <w:tcW w:w="850" w:type="dxa"/>
          </w:tcPr>
          <w:p>
            <w:r>
              <w:rPr>
                <w:rFonts w:hint="eastAsia"/>
              </w:rPr>
              <w:t>否</w:t>
            </w:r>
          </w:p>
        </w:tc>
        <w:tc>
          <w:tcPr>
            <w:tcW w:w="2602" w:type="dxa"/>
          </w:tcPr>
          <w:p/>
        </w:tc>
      </w:tr>
    </w:tbl>
    <w:p/>
    <w:p>
      <w:pPr>
        <w:pStyle w:val="4"/>
      </w:pPr>
      <w:bookmarkStart w:id="11" w:name="_Toc470027741"/>
      <w:r>
        <w:rPr>
          <w:rFonts w:hint="eastAsia"/>
        </w:rPr>
        <w:t>1.6.3链路检测</w:t>
      </w:r>
      <w:bookmarkEnd w:id="11"/>
    </w:p>
    <w:p>
      <w:pPr>
        <w:ind w:firstLine="420"/>
      </w:pPr>
      <w:r>
        <w:rPr>
          <w:rFonts w:hint="eastAsia"/>
        </w:rPr>
        <w:t>价源接口向Channel发起心跳检测。如果心跳回执超时，则价源接口会终止向Channel推送价格。链路检测时间可配置化，默认5秒；链路超时时间可配置化，默认30秒。因长时间超时可用主动终止会话，该时间可配置化，默认5分钟。</w:t>
      </w:r>
    </w:p>
    <w:p>
      <w:pPr>
        <w:pStyle w:val="5"/>
      </w:pPr>
      <w:r>
        <w:rPr>
          <w:rFonts w:hint="eastAsia"/>
        </w:rPr>
        <w:t>1.6.3.1价源接口向</w:t>
      </w:r>
      <w:r>
        <w:rPr>
          <w:rFonts w:hint="eastAsia"/>
          <w:highlight w:val="red"/>
        </w:rPr>
        <w:t>Channel</w:t>
      </w:r>
      <w:r>
        <w:rPr>
          <w:rFonts w:hint="eastAsia"/>
        </w:rPr>
        <w:t>发送链路检测包</w:t>
      </w:r>
    </w:p>
    <w:tbl>
      <w:tblPr>
        <w:tblStyle w:val="22"/>
        <w:tblpPr w:leftFromText="180" w:rightFromText="180" w:vertAnchor="text" w:tblpXSpec="center" w:tblpY="1"/>
        <w:tblOverlap w:val="never"/>
        <w:tblW w:w="8522" w:type="dxa"/>
        <w:jc w:val="center"/>
        <w:tblInd w:w="0" w:type="dxa"/>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1047"/>
        <w:gridCol w:w="1329"/>
        <w:gridCol w:w="1276"/>
        <w:gridCol w:w="1559"/>
        <w:gridCol w:w="1092"/>
        <w:gridCol w:w="2219"/>
      </w:tblGrid>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1047" w:type="dxa"/>
          </w:tcPr>
          <w:p>
            <w:r>
              <w:rPr>
                <w:rFonts w:hint="eastAsia"/>
              </w:rPr>
              <w:t>Title</w:t>
            </w:r>
          </w:p>
        </w:tc>
        <w:tc>
          <w:tcPr>
            <w:tcW w:w="7475" w:type="dxa"/>
            <w:gridSpan w:val="5"/>
          </w:tcPr>
          <w:p>
            <w:r>
              <w:rPr>
                <w:rFonts w:hint="eastAsia"/>
              </w:rPr>
              <w:t>XFeed.AppName.ReqHB(AppName需要给出具体值，即签到给出的值)</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1047" w:type="dxa"/>
          </w:tcPr>
          <w:p>
            <w:r>
              <w:rPr>
                <w:rFonts w:hint="eastAsia"/>
              </w:rPr>
              <w:t>包类型</w:t>
            </w:r>
          </w:p>
        </w:tc>
        <w:tc>
          <w:tcPr>
            <w:tcW w:w="7475" w:type="dxa"/>
            <w:gridSpan w:val="5"/>
          </w:tcPr>
          <w:p>
            <w:r>
              <w:rPr>
                <w:rFonts w:hint="eastAsia"/>
              </w:rPr>
              <w:t>Group</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1047" w:type="dxa"/>
          </w:tcPr>
          <w:p>
            <w:r>
              <w:rPr>
                <w:rFonts w:hint="eastAsia"/>
              </w:rPr>
              <w:t>编号</w:t>
            </w:r>
          </w:p>
        </w:tc>
        <w:tc>
          <w:tcPr>
            <w:tcW w:w="1329" w:type="dxa"/>
          </w:tcPr>
          <w:p>
            <w:r>
              <w:rPr>
                <w:rFonts w:hint="eastAsia"/>
              </w:rPr>
              <w:t>定义名</w:t>
            </w:r>
          </w:p>
        </w:tc>
        <w:tc>
          <w:tcPr>
            <w:tcW w:w="1276" w:type="dxa"/>
          </w:tcPr>
          <w:p>
            <w:r>
              <w:rPr>
                <w:rFonts w:hint="eastAsia"/>
              </w:rPr>
              <w:t>描述</w:t>
            </w:r>
          </w:p>
        </w:tc>
        <w:tc>
          <w:tcPr>
            <w:tcW w:w="1559" w:type="dxa"/>
          </w:tcPr>
          <w:p>
            <w:r>
              <w:rPr>
                <w:rFonts w:hint="eastAsia"/>
              </w:rPr>
              <w:t>类型</w:t>
            </w:r>
          </w:p>
        </w:tc>
        <w:tc>
          <w:tcPr>
            <w:tcW w:w="1092" w:type="dxa"/>
          </w:tcPr>
          <w:p>
            <w:r>
              <w:rPr>
                <w:rFonts w:hint="eastAsia"/>
              </w:rPr>
              <w:t>可空</w:t>
            </w:r>
          </w:p>
        </w:tc>
        <w:tc>
          <w:tcPr>
            <w:tcW w:w="2219" w:type="dxa"/>
          </w:tcPr>
          <w:p>
            <w:r>
              <w:rPr>
                <w:rFonts w:hint="eastAsia"/>
              </w:rPr>
              <w:t>说明</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1047" w:type="dxa"/>
          </w:tcPr>
          <w:p>
            <w:r>
              <w:rPr>
                <w:rFonts w:hint="eastAsia"/>
              </w:rPr>
              <w:t>1</w:t>
            </w:r>
          </w:p>
        </w:tc>
        <w:tc>
          <w:tcPr>
            <w:tcW w:w="1329" w:type="dxa"/>
          </w:tcPr>
          <w:p>
            <w:r>
              <w:rPr>
                <w:rFonts w:hint="eastAsia"/>
              </w:rPr>
              <w:t>SendDate</w:t>
            </w:r>
          </w:p>
        </w:tc>
        <w:tc>
          <w:tcPr>
            <w:tcW w:w="1276" w:type="dxa"/>
          </w:tcPr>
          <w:p>
            <w:r>
              <w:rPr>
                <w:rFonts w:hint="eastAsia"/>
              </w:rPr>
              <w:t>发包日期</w:t>
            </w:r>
          </w:p>
        </w:tc>
        <w:tc>
          <w:tcPr>
            <w:tcW w:w="1559" w:type="dxa"/>
          </w:tcPr>
          <w:p>
            <w:r>
              <w:rPr>
                <w:rFonts w:hint="eastAsia"/>
              </w:rPr>
              <w:t>string</w:t>
            </w:r>
          </w:p>
        </w:tc>
        <w:tc>
          <w:tcPr>
            <w:tcW w:w="1092" w:type="dxa"/>
          </w:tcPr>
          <w:p>
            <w:r>
              <w:rPr>
                <w:rFonts w:hint="eastAsia"/>
              </w:rPr>
              <w:t>否</w:t>
            </w:r>
          </w:p>
        </w:tc>
        <w:tc>
          <w:tcPr>
            <w:tcW w:w="2219" w:type="dxa"/>
          </w:tcPr>
          <w:p>
            <w:r>
              <w:rPr>
                <w:rFonts w:hint="eastAsia"/>
              </w:rPr>
              <w:t>格式：YYYYMMDD</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1047" w:type="dxa"/>
          </w:tcPr>
          <w:p>
            <w:r>
              <w:rPr>
                <w:rFonts w:hint="eastAsia"/>
              </w:rPr>
              <w:t>2</w:t>
            </w:r>
          </w:p>
        </w:tc>
        <w:tc>
          <w:tcPr>
            <w:tcW w:w="1329" w:type="dxa"/>
          </w:tcPr>
          <w:p>
            <w:r>
              <w:rPr>
                <w:rFonts w:hint="eastAsia"/>
              </w:rPr>
              <w:t>SendTime</w:t>
            </w:r>
          </w:p>
        </w:tc>
        <w:tc>
          <w:tcPr>
            <w:tcW w:w="1276" w:type="dxa"/>
          </w:tcPr>
          <w:p>
            <w:r>
              <w:rPr>
                <w:rFonts w:hint="eastAsia"/>
              </w:rPr>
              <w:t>发包时间</w:t>
            </w:r>
          </w:p>
        </w:tc>
        <w:tc>
          <w:tcPr>
            <w:tcW w:w="1559" w:type="dxa"/>
          </w:tcPr>
          <w:p>
            <w:r>
              <w:rPr>
                <w:rFonts w:hint="eastAsia"/>
              </w:rPr>
              <w:t>string</w:t>
            </w:r>
          </w:p>
        </w:tc>
        <w:tc>
          <w:tcPr>
            <w:tcW w:w="1092" w:type="dxa"/>
          </w:tcPr>
          <w:p>
            <w:r>
              <w:rPr>
                <w:rFonts w:hint="eastAsia"/>
              </w:rPr>
              <w:t>否</w:t>
            </w:r>
          </w:p>
        </w:tc>
        <w:tc>
          <w:tcPr>
            <w:tcW w:w="2219" w:type="dxa"/>
          </w:tcPr>
          <w:p>
            <w:r>
              <w:rPr>
                <w:rFonts w:hint="eastAsia"/>
              </w:rPr>
              <w:t>格式：HHMISS</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1047" w:type="dxa"/>
          </w:tcPr>
          <w:p>
            <w:r>
              <w:rPr>
                <w:rFonts w:hint="eastAsia"/>
              </w:rPr>
              <w:t>4</w:t>
            </w:r>
          </w:p>
        </w:tc>
        <w:tc>
          <w:tcPr>
            <w:tcW w:w="1329" w:type="dxa"/>
          </w:tcPr>
          <w:p>
            <w:r>
              <w:rPr>
                <w:rFonts w:hint="eastAsia"/>
              </w:rPr>
              <w:t>RequestID</w:t>
            </w:r>
          </w:p>
        </w:tc>
        <w:tc>
          <w:tcPr>
            <w:tcW w:w="1276" w:type="dxa"/>
          </w:tcPr>
          <w:p>
            <w:r>
              <w:rPr>
                <w:rFonts w:hint="eastAsia"/>
              </w:rPr>
              <w:t>请求ID</w:t>
            </w:r>
          </w:p>
        </w:tc>
        <w:tc>
          <w:tcPr>
            <w:tcW w:w="1559" w:type="dxa"/>
          </w:tcPr>
          <w:p>
            <w:r>
              <w:t>S</w:t>
            </w:r>
            <w:r>
              <w:rPr>
                <w:rFonts w:hint="eastAsia"/>
              </w:rPr>
              <w:t>tring</w:t>
            </w:r>
          </w:p>
        </w:tc>
        <w:tc>
          <w:tcPr>
            <w:tcW w:w="1092" w:type="dxa"/>
          </w:tcPr>
          <w:p>
            <w:r>
              <w:rPr>
                <w:rFonts w:hint="eastAsia"/>
              </w:rPr>
              <w:t>否</w:t>
            </w:r>
          </w:p>
        </w:tc>
        <w:tc>
          <w:tcPr>
            <w:tcW w:w="2219" w:type="dxa"/>
          </w:tcPr>
          <w:p/>
        </w:tc>
      </w:tr>
    </w:tbl>
    <w:p>
      <w:pPr>
        <w:pStyle w:val="5"/>
      </w:pPr>
      <w:r>
        <w:rPr>
          <w:rFonts w:hint="eastAsia"/>
        </w:rPr>
        <w:t>1.6.3.2 价源接口向价源接口返回链路检测包</w:t>
      </w:r>
    </w:p>
    <w:tbl>
      <w:tblPr>
        <w:tblStyle w:val="22"/>
        <w:tblpPr w:leftFromText="180" w:rightFromText="180" w:vertAnchor="text" w:tblpXSpec="center" w:tblpY="1"/>
        <w:tblOverlap w:val="never"/>
        <w:tblW w:w="8522" w:type="dxa"/>
        <w:jc w:val="center"/>
        <w:tblInd w:w="0" w:type="dxa"/>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1022"/>
        <w:gridCol w:w="1406"/>
        <w:gridCol w:w="1224"/>
        <w:gridCol w:w="1559"/>
        <w:gridCol w:w="1287"/>
        <w:gridCol w:w="2024"/>
      </w:tblGrid>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1022" w:type="dxa"/>
          </w:tcPr>
          <w:p>
            <w:r>
              <w:rPr>
                <w:rFonts w:hint="eastAsia"/>
              </w:rPr>
              <w:t>Title</w:t>
            </w:r>
          </w:p>
        </w:tc>
        <w:tc>
          <w:tcPr>
            <w:tcW w:w="7500" w:type="dxa"/>
            <w:gridSpan w:val="5"/>
          </w:tcPr>
          <w:p>
            <w:r>
              <w:rPr>
                <w:rFonts w:hint="eastAsia"/>
              </w:rPr>
              <w:t>XFeed.AppName.ReqHB(AppName需要给出具体值，即签到给出的值)</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1022" w:type="dxa"/>
          </w:tcPr>
          <w:p>
            <w:r>
              <w:rPr>
                <w:rFonts w:hint="eastAsia"/>
              </w:rPr>
              <w:t>包类型</w:t>
            </w:r>
          </w:p>
        </w:tc>
        <w:tc>
          <w:tcPr>
            <w:tcW w:w="7500" w:type="dxa"/>
            <w:gridSpan w:val="5"/>
          </w:tcPr>
          <w:p>
            <w:r>
              <w:rPr>
                <w:rFonts w:hint="eastAsia"/>
              </w:rPr>
              <w:t>返回包</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1022" w:type="dxa"/>
          </w:tcPr>
          <w:p>
            <w:r>
              <w:rPr>
                <w:rFonts w:hint="eastAsia"/>
              </w:rPr>
              <w:t>编号</w:t>
            </w:r>
          </w:p>
        </w:tc>
        <w:tc>
          <w:tcPr>
            <w:tcW w:w="1406" w:type="dxa"/>
          </w:tcPr>
          <w:p>
            <w:r>
              <w:rPr>
                <w:rFonts w:hint="eastAsia"/>
              </w:rPr>
              <w:t>定义名</w:t>
            </w:r>
          </w:p>
        </w:tc>
        <w:tc>
          <w:tcPr>
            <w:tcW w:w="1224" w:type="dxa"/>
          </w:tcPr>
          <w:p>
            <w:r>
              <w:rPr>
                <w:rFonts w:hint="eastAsia"/>
              </w:rPr>
              <w:t>描述</w:t>
            </w:r>
          </w:p>
        </w:tc>
        <w:tc>
          <w:tcPr>
            <w:tcW w:w="1559" w:type="dxa"/>
          </w:tcPr>
          <w:p>
            <w:r>
              <w:rPr>
                <w:rFonts w:hint="eastAsia"/>
              </w:rPr>
              <w:t>类型</w:t>
            </w:r>
          </w:p>
        </w:tc>
        <w:tc>
          <w:tcPr>
            <w:tcW w:w="1287" w:type="dxa"/>
          </w:tcPr>
          <w:p>
            <w:r>
              <w:rPr>
                <w:rFonts w:hint="eastAsia"/>
              </w:rPr>
              <w:t>可空</w:t>
            </w:r>
          </w:p>
        </w:tc>
        <w:tc>
          <w:tcPr>
            <w:tcW w:w="2024" w:type="dxa"/>
          </w:tcPr>
          <w:p>
            <w:r>
              <w:rPr>
                <w:rFonts w:hint="eastAsia"/>
              </w:rPr>
              <w:t>说明</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1022" w:type="dxa"/>
          </w:tcPr>
          <w:p>
            <w:r>
              <w:rPr>
                <w:rFonts w:hint="eastAsia"/>
              </w:rPr>
              <w:t>1</w:t>
            </w:r>
          </w:p>
        </w:tc>
        <w:tc>
          <w:tcPr>
            <w:tcW w:w="1406" w:type="dxa"/>
          </w:tcPr>
          <w:p>
            <w:r>
              <w:rPr>
                <w:rFonts w:hint="eastAsia"/>
              </w:rPr>
              <w:t>SendDate</w:t>
            </w:r>
          </w:p>
        </w:tc>
        <w:tc>
          <w:tcPr>
            <w:tcW w:w="1224" w:type="dxa"/>
          </w:tcPr>
          <w:p>
            <w:r>
              <w:rPr>
                <w:rFonts w:hint="eastAsia"/>
              </w:rPr>
              <w:t>发包日期</w:t>
            </w:r>
          </w:p>
        </w:tc>
        <w:tc>
          <w:tcPr>
            <w:tcW w:w="1559" w:type="dxa"/>
          </w:tcPr>
          <w:p>
            <w:r>
              <w:rPr>
                <w:rFonts w:hint="eastAsia"/>
              </w:rPr>
              <w:t>string</w:t>
            </w:r>
          </w:p>
        </w:tc>
        <w:tc>
          <w:tcPr>
            <w:tcW w:w="1287" w:type="dxa"/>
          </w:tcPr>
          <w:p>
            <w:r>
              <w:rPr>
                <w:rFonts w:hint="eastAsia"/>
              </w:rPr>
              <w:t>否</w:t>
            </w:r>
          </w:p>
        </w:tc>
        <w:tc>
          <w:tcPr>
            <w:tcW w:w="2024" w:type="dxa"/>
          </w:tcPr>
          <w:p>
            <w:r>
              <w:rPr>
                <w:rFonts w:hint="eastAsia"/>
              </w:rPr>
              <w:t>格式：YYYYMMDD</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1022" w:type="dxa"/>
          </w:tcPr>
          <w:p>
            <w:r>
              <w:rPr>
                <w:rFonts w:hint="eastAsia"/>
              </w:rPr>
              <w:t>2</w:t>
            </w:r>
          </w:p>
        </w:tc>
        <w:tc>
          <w:tcPr>
            <w:tcW w:w="1406" w:type="dxa"/>
          </w:tcPr>
          <w:p>
            <w:r>
              <w:rPr>
                <w:rFonts w:hint="eastAsia"/>
              </w:rPr>
              <w:t>SendTime</w:t>
            </w:r>
          </w:p>
        </w:tc>
        <w:tc>
          <w:tcPr>
            <w:tcW w:w="1224" w:type="dxa"/>
          </w:tcPr>
          <w:p>
            <w:r>
              <w:rPr>
                <w:rFonts w:hint="eastAsia"/>
              </w:rPr>
              <w:t>发包时间</w:t>
            </w:r>
          </w:p>
        </w:tc>
        <w:tc>
          <w:tcPr>
            <w:tcW w:w="1559" w:type="dxa"/>
          </w:tcPr>
          <w:p>
            <w:r>
              <w:rPr>
                <w:rFonts w:hint="eastAsia"/>
              </w:rPr>
              <w:t>string</w:t>
            </w:r>
          </w:p>
        </w:tc>
        <w:tc>
          <w:tcPr>
            <w:tcW w:w="1287" w:type="dxa"/>
          </w:tcPr>
          <w:p>
            <w:r>
              <w:rPr>
                <w:rFonts w:hint="eastAsia"/>
              </w:rPr>
              <w:t>否</w:t>
            </w:r>
          </w:p>
        </w:tc>
        <w:tc>
          <w:tcPr>
            <w:tcW w:w="2024" w:type="dxa"/>
          </w:tcPr>
          <w:p>
            <w:r>
              <w:rPr>
                <w:rFonts w:hint="eastAsia"/>
              </w:rPr>
              <w:t>格式：HHMISS</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1022" w:type="dxa"/>
          </w:tcPr>
          <w:p>
            <w:r>
              <w:rPr>
                <w:rFonts w:hint="eastAsia"/>
              </w:rPr>
              <w:t>3</w:t>
            </w:r>
          </w:p>
        </w:tc>
        <w:tc>
          <w:tcPr>
            <w:tcW w:w="1406" w:type="dxa"/>
          </w:tcPr>
          <w:p>
            <w:r>
              <w:rPr>
                <w:rFonts w:hint="eastAsia"/>
              </w:rPr>
              <w:t>RequestID</w:t>
            </w:r>
          </w:p>
        </w:tc>
        <w:tc>
          <w:tcPr>
            <w:tcW w:w="1224" w:type="dxa"/>
          </w:tcPr>
          <w:p>
            <w:r>
              <w:rPr>
                <w:rFonts w:hint="eastAsia"/>
              </w:rPr>
              <w:t>请求ID</w:t>
            </w:r>
          </w:p>
        </w:tc>
        <w:tc>
          <w:tcPr>
            <w:tcW w:w="1559" w:type="dxa"/>
          </w:tcPr>
          <w:p>
            <w:r>
              <w:t>S</w:t>
            </w:r>
            <w:r>
              <w:rPr>
                <w:rFonts w:hint="eastAsia"/>
              </w:rPr>
              <w:t>tring</w:t>
            </w:r>
          </w:p>
        </w:tc>
        <w:tc>
          <w:tcPr>
            <w:tcW w:w="1287" w:type="dxa"/>
          </w:tcPr>
          <w:p>
            <w:r>
              <w:rPr>
                <w:rFonts w:hint="eastAsia"/>
              </w:rPr>
              <w:t>否</w:t>
            </w:r>
          </w:p>
        </w:tc>
        <w:tc>
          <w:tcPr>
            <w:tcW w:w="2024" w:type="dxa"/>
          </w:tcPr>
          <w:p>
            <w:r>
              <w:rPr>
                <w:rFonts w:hint="eastAsia"/>
              </w:rPr>
              <w:t>原值返回</w:t>
            </w:r>
          </w:p>
        </w:tc>
      </w:tr>
    </w:tbl>
    <w:p>
      <w:pPr>
        <w:pStyle w:val="4"/>
      </w:pPr>
      <w:bookmarkStart w:id="12" w:name="_Toc470027742"/>
      <w:r>
        <w:rPr>
          <w:rFonts w:hint="eastAsia"/>
        </w:rPr>
        <w:t>1.6.4 下游系统订阅</w:t>
      </w:r>
      <w:bookmarkEnd w:id="12"/>
    </w:p>
    <w:p>
      <w:pPr>
        <w:pStyle w:val="5"/>
      </w:pPr>
      <w:r>
        <w:rPr>
          <w:rFonts w:hint="eastAsia"/>
        </w:rPr>
        <w:t xml:space="preserve">1.6.4.1 </w:t>
      </w:r>
      <w:r>
        <w:rPr>
          <w:rFonts w:hint="eastAsia"/>
          <w:highlight w:val="red"/>
        </w:rPr>
        <w:t>Channel</w:t>
      </w:r>
      <w:r>
        <w:rPr>
          <w:rFonts w:hint="eastAsia"/>
        </w:rPr>
        <w:t>向价源接口发起牌价订阅</w:t>
      </w:r>
    </w:p>
    <w:p>
      <w:pPr>
        <w:ind w:left="420" w:firstLine="420"/>
        <w:rPr>
          <w:sz w:val="24"/>
          <w:szCs w:val="24"/>
        </w:rPr>
      </w:pPr>
      <w:r>
        <w:rPr>
          <w:rFonts w:hint="eastAsia"/>
          <w:sz w:val="24"/>
          <w:szCs w:val="24"/>
        </w:rPr>
        <w:t>Channel需要向价源接口获取牌价，必先完成订阅。订阅的基本单位为集合，集合的内容包含：</w:t>
      </w:r>
    </w:p>
    <w:p>
      <w:pPr>
        <w:ind w:left="420" w:firstLine="420"/>
        <w:rPr>
          <w:sz w:val="24"/>
          <w:szCs w:val="24"/>
        </w:rPr>
      </w:pPr>
      <w:r>
        <w:rPr>
          <w:rFonts w:hint="eastAsia"/>
          <w:sz w:val="24"/>
          <w:szCs w:val="24"/>
        </w:rPr>
        <w:t>集合名称：由Channel指定。</w:t>
      </w:r>
    </w:p>
    <w:p>
      <w:pPr>
        <w:ind w:left="420" w:firstLine="420"/>
        <w:rPr>
          <w:sz w:val="24"/>
          <w:szCs w:val="24"/>
        </w:rPr>
      </w:pPr>
      <w:r>
        <w:rPr>
          <w:rFonts w:hint="eastAsia"/>
          <w:sz w:val="24"/>
          <w:szCs w:val="24"/>
        </w:rPr>
        <w:t>订阅类型：支持增加和删除订阅两类。</w:t>
      </w:r>
    </w:p>
    <w:p>
      <w:pPr>
        <w:ind w:left="420" w:firstLine="420"/>
        <w:rPr>
          <w:sz w:val="24"/>
          <w:szCs w:val="24"/>
        </w:rPr>
      </w:pPr>
      <w:r>
        <w:rPr>
          <w:rFonts w:hint="eastAsia"/>
          <w:sz w:val="24"/>
          <w:szCs w:val="24"/>
        </w:rPr>
        <w:t>订阅名：指订阅的品种，</w:t>
      </w:r>
      <w:bookmarkStart w:id="20" w:name="_GoBack"/>
      <w:bookmarkEnd w:id="20"/>
      <w:r>
        <w:rPr>
          <w:rFonts w:hint="eastAsia"/>
          <w:sz w:val="24"/>
          <w:szCs w:val="24"/>
        </w:rPr>
        <w:t>见附录订阅名规范。</w:t>
      </w:r>
    </w:p>
    <w:p>
      <w:pPr>
        <w:ind w:left="420" w:firstLine="420"/>
        <w:rPr>
          <w:sz w:val="24"/>
          <w:szCs w:val="24"/>
        </w:rPr>
      </w:pPr>
      <w:r>
        <w:rPr>
          <w:rFonts w:hint="eastAsia"/>
          <w:sz w:val="24"/>
          <w:szCs w:val="24"/>
        </w:rPr>
        <w:t>订阅域名：针对某一集合所有订阅名。</w:t>
      </w:r>
      <w:r>
        <w:rPr>
          <w:rFonts w:hint="eastAsia"/>
          <w:color w:val="FF0000"/>
          <w:sz w:val="24"/>
          <w:szCs w:val="24"/>
        </w:rPr>
        <w:t>如果不同订阅名的订阅域范围不一致，需要分开成多个集合订阅</w:t>
      </w:r>
      <w:r>
        <w:rPr>
          <w:rFonts w:hint="eastAsia"/>
          <w:sz w:val="24"/>
          <w:szCs w:val="24"/>
        </w:rPr>
        <w:t>。</w:t>
      </w:r>
    </w:p>
    <w:p>
      <w:pPr>
        <w:ind w:left="420" w:firstLine="420"/>
        <w:rPr>
          <w:sz w:val="24"/>
          <w:szCs w:val="24"/>
        </w:rPr>
      </w:pPr>
      <w:r>
        <w:rPr>
          <w:rFonts w:hint="eastAsia"/>
          <w:sz w:val="24"/>
          <w:szCs w:val="24"/>
        </w:rPr>
        <w:t>订阅报文格式如下图示：</w:t>
      </w:r>
    </w:p>
    <w:tbl>
      <w:tblPr>
        <w:tblStyle w:val="22"/>
        <w:tblpPr w:leftFromText="180" w:rightFromText="180" w:vertAnchor="text" w:tblpXSpec="center" w:tblpY="1"/>
        <w:tblOverlap w:val="never"/>
        <w:tblW w:w="8522" w:type="dxa"/>
        <w:jc w:val="center"/>
        <w:tblInd w:w="0" w:type="dxa"/>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959"/>
        <w:gridCol w:w="1417"/>
        <w:gridCol w:w="1276"/>
        <w:gridCol w:w="709"/>
        <w:gridCol w:w="850"/>
        <w:gridCol w:w="142"/>
        <w:gridCol w:w="3169"/>
      </w:tblGrid>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959" w:type="dxa"/>
          </w:tcPr>
          <w:p>
            <w:r>
              <w:rPr>
                <w:rFonts w:hint="eastAsia"/>
              </w:rPr>
              <w:t>Title</w:t>
            </w:r>
          </w:p>
        </w:tc>
        <w:tc>
          <w:tcPr>
            <w:tcW w:w="7563" w:type="dxa"/>
            <w:gridSpan w:val="6"/>
          </w:tcPr>
          <w:p>
            <w:r>
              <w:rPr>
                <w:rFonts w:hint="eastAsia"/>
              </w:rPr>
              <w:t>XFeed.FeedName.ReqS</w:t>
            </w:r>
            <w:r>
              <w:t>ubscribe</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959" w:type="dxa"/>
          </w:tcPr>
          <w:p>
            <w:r>
              <w:rPr>
                <w:rFonts w:hint="eastAsia"/>
              </w:rPr>
              <w:t>包类型</w:t>
            </w:r>
          </w:p>
        </w:tc>
        <w:tc>
          <w:tcPr>
            <w:tcW w:w="7563" w:type="dxa"/>
            <w:gridSpan w:val="6"/>
          </w:tcPr>
          <w:p>
            <w:r>
              <w:rPr>
                <w:rFonts w:hint="eastAsia"/>
              </w:rPr>
              <w:t>Group</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959" w:type="dxa"/>
          </w:tcPr>
          <w:p>
            <w:r>
              <w:rPr>
                <w:rFonts w:hint="eastAsia"/>
              </w:rPr>
              <w:t>编号</w:t>
            </w:r>
          </w:p>
        </w:tc>
        <w:tc>
          <w:tcPr>
            <w:tcW w:w="1417" w:type="dxa"/>
          </w:tcPr>
          <w:p>
            <w:r>
              <w:rPr>
                <w:rFonts w:hint="eastAsia"/>
              </w:rPr>
              <w:t>英文名</w:t>
            </w:r>
          </w:p>
        </w:tc>
        <w:tc>
          <w:tcPr>
            <w:tcW w:w="1276" w:type="dxa"/>
          </w:tcPr>
          <w:p>
            <w:r>
              <w:rPr>
                <w:rFonts w:hint="eastAsia"/>
              </w:rPr>
              <w:t>描述</w:t>
            </w:r>
          </w:p>
        </w:tc>
        <w:tc>
          <w:tcPr>
            <w:tcW w:w="709" w:type="dxa"/>
          </w:tcPr>
          <w:p>
            <w:r>
              <w:rPr>
                <w:rFonts w:hint="eastAsia"/>
              </w:rPr>
              <w:t>类型</w:t>
            </w:r>
          </w:p>
        </w:tc>
        <w:tc>
          <w:tcPr>
            <w:tcW w:w="992" w:type="dxa"/>
            <w:gridSpan w:val="2"/>
          </w:tcPr>
          <w:p>
            <w:r>
              <w:rPr>
                <w:rFonts w:hint="eastAsia"/>
              </w:rPr>
              <w:t>可空</w:t>
            </w:r>
          </w:p>
        </w:tc>
        <w:tc>
          <w:tcPr>
            <w:tcW w:w="3169" w:type="dxa"/>
          </w:tcPr>
          <w:p>
            <w:r>
              <w:rPr>
                <w:rFonts w:hint="eastAsia"/>
              </w:rPr>
              <w:t>说明</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959" w:type="dxa"/>
            <w:vMerge w:val="restart"/>
          </w:tcPr>
          <w:p>
            <w:r>
              <w:rPr>
                <w:rFonts w:hint="eastAsia"/>
              </w:rPr>
              <w:t>1</w:t>
            </w:r>
          </w:p>
        </w:tc>
        <w:tc>
          <w:tcPr>
            <w:tcW w:w="1417" w:type="dxa"/>
          </w:tcPr>
          <w:p>
            <w:r>
              <w:rPr>
                <w:rFonts w:hint="eastAsia"/>
              </w:rPr>
              <w:t>SendDate</w:t>
            </w:r>
          </w:p>
        </w:tc>
        <w:tc>
          <w:tcPr>
            <w:tcW w:w="1276" w:type="dxa"/>
          </w:tcPr>
          <w:p>
            <w:r>
              <w:rPr>
                <w:rFonts w:hint="eastAsia"/>
              </w:rPr>
              <w:t>发包日期</w:t>
            </w:r>
          </w:p>
        </w:tc>
        <w:tc>
          <w:tcPr>
            <w:tcW w:w="709" w:type="dxa"/>
          </w:tcPr>
          <w:p>
            <w:r>
              <w:rPr>
                <w:rFonts w:hint="eastAsia"/>
              </w:rPr>
              <w:t>string</w:t>
            </w:r>
          </w:p>
        </w:tc>
        <w:tc>
          <w:tcPr>
            <w:tcW w:w="992" w:type="dxa"/>
            <w:gridSpan w:val="2"/>
          </w:tcPr>
          <w:p>
            <w:r>
              <w:rPr>
                <w:rFonts w:hint="eastAsia"/>
              </w:rPr>
              <w:t>否</w:t>
            </w:r>
          </w:p>
        </w:tc>
        <w:tc>
          <w:tcPr>
            <w:tcW w:w="3169" w:type="dxa"/>
          </w:tcPr>
          <w:p>
            <w:r>
              <w:rPr>
                <w:rFonts w:hint="eastAsia"/>
              </w:rPr>
              <w:t>格式：YYYYMMDD</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959" w:type="dxa"/>
            <w:vMerge w:val="continue"/>
          </w:tcPr>
          <w:p/>
        </w:tc>
        <w:tc>
          <w:tcPr>
            <w:tcW w:w="1417" w:type="dxa"/>
          </w:tcPr>
          <w:p>
            <w:r>
              <w:rPr>
                <w:rFonts w:hint="eastAsia"/>
              </w:rPr>
              <w:t>SendTime</w:t>
            </w:r>
          </w:p>
        </w:tc>
        <w:tc>
          <w:tcPr>
            <w:tcW w:w="1276" w:type="dxa"/>
          </w:tcPr>
          <w:p>
            <w:r>
              <w:rPr>
                <w:rFonts w:hint="eastAsia"/>
              </w:rPr>
              <w:t>发包时间</w:t>
            </w:r>
          </w:p>
        </w:tc>
        <w:tc>
          <w:tcPr>
            <w:tcW w:w="709" w:type="dxa"/>
          </w:tcPr>
          <w:p>
            <w:r>
              <w:rPr>
                <w:rFonts w:hint="eastAsia"/>
              </w:rPr>
              <w:t>string</w:t>
            </w:r>
          </w:p>
        </w:tc>
        <w:tc>
          <w:tcPr>
            <w:tcW w:w="992" w:type="dxa"/>
            <w:gridSpan w:val="2"/>
          </w:tcPr>
          <w:p>
            <w:r>
              <w:rPr>
                <w:rFonts w:hint="eastAsia"/>
              </w:rPr>
              <w:t>否</w:t>
            </w:r>
          </w:p>
        </w:tc>
        <w:tc>
          <w:tcPr>
            <w:tcW w:w="3169" w:type="dxa"/>
          </w:tcPr>
          <w:p>
            <w:r>
              <w:rPr>
                <w:rFonts w:hint="eastAsia"/>
              </w:rPr>
              <w:t>格式：HHMMSS</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959" w:type="dxa"/>
            <w:vMerge w:val="continue"/>
          </w:tcPr>
          <w:p/>
        </w:tc>
        <w:tc>
          <w:tcPr>
            <w:tcW w:w="1417" w:type="dxa"/>
          </w:tcPr>
          <w:p>
            <w:r>
              <w:rPr>
                <w:rFonts w:hint="eastAsia"/>
              </w:rPr>
              <w:t>RequestID</w:t>
            </w:r>
          </w:p>
        </w:tc>
        <w:tc>
          <w:tcPr>
            <w:tcW w:w="1276" w:type="dxa"/>
          </w:tcPr>
          <w:p>
            <w:r>
              <w:rPr>
                <w:rFonts w:hint="eastAsia"/>
              </w:rPr>
              <w:t>请求ID</w:t>
            </w:r>
          </w:p>
        </w:tc>
        <w:tc>
          <w:tcPr>
            <w:tcW w:w="709" w:type="dxa"/>
          </w:tcPr>
          <w:p>
            <w:r>
              <w:rPr>
                <w:rFonts w:hint="eastAsia"/>
              </w:rPr>
              <w:t>string</w:t>
            </w:r>
          </w:p>
        </w:tc>
        <w:tc>
          <w:tcPr>
            <w:tcW w:w="992" w:type="dxa"/>
            <w:gridSpan w:val="2"/>
          </w:tcPr>
          <w:p>
            <w:r>
              <w:rPr>
                <w:rFonts w:hint="eastAsia"/>
              </w:rPr>
              <w:t>否</w:t>
            </w:r>
          </w:p>
        </w:tc>
        <w:tc>
          <w:tcPr>
            <w:tcW w:w="3169" w:type="dxa"/>
          </w:tc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959" w:type="dxa"/>
            <w:vMerge w:val="continue"/>
          </w:tcPr>
          <w:p/>
        </w:tc>
        <w:tc>
          <w:tcPr>
            <w:tcW w:w="1417" w:type="dxa"/>
          </w:tcPr>
          <w:p>
            <w:r>
              <w:rPr>
                <w:rFonts w:hint="eastAsia"/>
              </w:rPr>
              <w:t>AppName</w:t>
            </w:r>
          </w:p>
        </w:tc>
        <w:tc>
          <w:tcPr>
            <w:tcW w:w="1276" w:type="dxa"/>
          </w:tcPr>
          <w:p>
            <w:r>
              <w:rPr>
                <w:rFonts w:hint="eastAsia"/>
              </w:rPr>
              <w:t>系统标识</w:t>
            </w:r>
          </w:p>
        </w:tc>
        <w:tc>
          <w:tcPr>
            <w:tcW w:w="709" w:type="dxa"/>
          </w:tcPr>
          <w:p>
            <w:r>
              <w:rPr>
                <w:rFonts w:hint="eastAsia"/>
              </w:rPr>
              <w:t>string</w:t>
            </w:r>
          </w:p>
        </w:tc>
        <w:tc>
          <w:tcPr>
            <w:tcW w:w="992" w:type="dxa"/>
            <w:gridSpan w:val="2"/>
          </w:tcPr>
          <w:p>
            <w:r>
              <w:rPr>
                <w:rFonts w:hint="eastAsia"/>
              </w:rPr>
              <w:t>否</w:t>
            </w:r>
          </w:p>
        </w:tc>
        <w:tc>
          <w:tcPr>
            <w:tcW w:w="3169" w:type="dxa"/>
          </w:tcPr>
          <w:p>
            <w:r>
              <w:rPr>
                <w:rFonts w:hint="eastAsia"/>
              </w:rPr>
              <w:t>外围系统名称标识（用于系统识别，名称要有意义）</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959" w:type="dxa"/>
            <w:vMerge w:val="continue"/>
          </w:tcPr>
          <w:p/>
        </w:tc>
        <w:tc>
          <w:tcPr>
            <w:tcW w:w="1417" w:type="dxa"/>
          </w:tcPr>
          <w:p>
            <w:r>
              <w:rPr>
                <w:rFonts w:hint="eastAsia"/>
              </w:rPr>
              <w:t>Count</w:t>
            </w:r>
          </w:p>
        </w:tc>
        <w:tc>
          <w:tcPr>
            <w:tcW w:w="1276" w:type="dxa"/>
          </w:tcPr>
          <w:p>
            <w:r>
              <w:rPr>
                <w:rFonts w:hint="eastAsia"/>
              </w:rPr>
              <w:t>集合数</w:t>
            </w:r>
          </w:p>
        </w:tc>
        <w:tc>
          <w:tcPr>
            <w:tcW w:w="709" w:type="dxa"/>
          </w:tcPr>
          <w:p>
            <w:r>
              <w:rPr>
                <w:rFonts w:hint="eastAsia"/>
              </w:rPr>
              <w:t>int</w:t>
            </w:r>
          </w:p>
        </w:tc>
        <w:tc>
          <w:tcPr>
            <w:tcW w:w="992" w:type="dxa"/>
            <w:gridSpan w:val="2"/>
          </w:tcPr>
          <w:p>
            <w:r>
              <w:rPr>
                <w:rFonts w:hint="eastAsia"/>
              </w:rPr>
              <w:t>否</w:t>
            </w:r>
          </w:p>
        </w:tc>
        <w:tc>
          <w:tcPr>
            <w:tcW w:w="3169" w:type="dxa"/>
          </w:tcPr>
          <w:p>
            <w:r>
              <w:rPr>
                <w:rFonts w:hint="eastAsia"/>
              </w:rPr>
              <w:t>订阅的集合数</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959" w:type="dxa"/>
            <w:vMerge w:val="restart"/>
          </w:tcPr>
          <w:p>
            <w:r>
              <w:rPr>
                <w:rFonts w:hint="eastAsia"/>
              </w:rPr>
              <w:t>2</w:t>
            </w:r>
          </w:p>
        </w:tc>
        <w:tc>
          <w:tcPr>
            <w:tcW w:w="7563" w:type="dxa"/>
            <w:gridSpan w:val="6"/>
          </w:tcPr>
          <w:p>
            <w:r>
              <w:rPr>
                <w:rFonts w:hint="eastAsia"/>
              </w:rPr>
              <w:t>每笔内容如下</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959" w:type="dxa"/>
            <w:vMerge w:val="continue"/>
          </w:tcPr>
          <w:p/>
        </w:tc>
        <w:tc>
          <w:tcPr>
            <w:tcW w:w="1417" w:type="dxa"/>
          </w:tcPr>
          <w:p>
            <w:r>
              <w:rPr>
                <w:rFonts w:hint="eastAsia"/>
              </w:rPr>
              <w:t>SetName</w:t>
            </w:r>
          </w:p>
        </w:tc>
        <w:tc>
          <w:tcPr>
            <w:tcW w:w="1276" w:type="dxa"/>
          </w:tcPr>
          <w:p>
            <w:r>
              <w:rPr>
                <w:rFonts w:hint="eastAsia"/>
              </w:rPr>
              <w:t>集合名</w:t>
            </w:r>
          </w:p>
        </w:tc>
        <w:tc>
          <w:tcPr>
            <w:tcW w:w="709" w:type="dxa"/>
          </w:tcPr>
          <w:p>
            <w:r>
              <w:rPr>
                <w:rFonts w:hint="eastAsia"/>
              </w:rPr>
              <w:t>string</w:t>
            </w:r>
          </w:p>
        </w:tc>
        <w:tc>
          <w:tcPr>
            <w:tcW w:w="850" w:type="dxa"/>
          </w:tcPr>
          <w:p>
            <w:r>
              <w:rPr>
                <w:rFonts w:hint="eastAsia"/>
              </w:rPr>
              <w:t>否</w:t>
            </w:r>
          </w:p>
        </w:tc>
        <w:tc>
          <w:tcPr>
            <w:tcW w:w="3311" w:type="dxa"/>
            <w:gridSpan w:val="2"/>
          </w:tcPr>
          <w:p>
            <w:r>
              <w:rPr>
                <w:rFonts w:hint="eastAsia"/>
                <w:szCs w:val="21"/>
              </w:rPr>
              <w:t>相同集合所具有的数据域一致（该集合名有channel方定义）</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959" w:type="dxa"/>
            <w:vMerge w:val="continue"/>
          </w:tcPr>
          <w:p/>
        </w:tc>
        <w:tc>
          <w:tcPr>
            <w:tcW w:w="1417" w:type="dxa"/>
          </w:tcPr>
          <w:p>
            <w:r>
              <w:rPr>
                <w:rFonts w:hint="eastAsia"/>
              </w:rPr>
              <w:t>Type</w:t>
            </w:r>
          </w:p>
        </w:tc>
        <w:tc>
          <w:tcPr>
            <w:tcW w:w="1276" w:type="dxa"/>
          </w:tcPr>
          <w:p>
            <w:r>
              <w:rPr>
                <w:rFonts w:hint="eastAsia"/>
              </w:rPr>
              <w:t>订阅类型</w:t>
            </w:r>
          </w:p>
        </w:tc>
        <w:tc>
          <w:tcPr>
            <w:tcW w:w="709" w:type="dxa"/>
          </w:tcPr>
          <w:p>
            <w:r>
              <w:rPr>
                <w:rFonts w:hint="eastAsia"/>
              </w:rPr>
              <w:t>string</w:t>
            </w:r>
          </w:p>
        </w:tc>
        <w:tc>
          <w:tcPr>
            <w:tcW w:w="850" w:type="dxa"/>
          </w:tcPr>
          <w:p>
            <w:r>
              <w:rPr>
                <w:rFonts w:hint="eastAsia"/>
              </w:rPr>
              <w:t>是</w:t>
            </w:r>
          </w:p>
        </w:tc>
        <w:tc>
          <w:tcPr>
            <w:tcW w:w="3311" w:type="dxa"/>
            <w:gridSpan w:val="2"/>
          </w:tcPr>
          <w:p>
            <w:r>
              <w:rPr>
                <w:rFonts w:hint="eastAsia"/>
              </w:rPr>
              <w:t>A：增加订阅；</w:t>
            </w:r>
          </w:p>
          <w:p>
            <w:pPr>
              <w:rPr>
                <w:rFonts w:hint="eastAsia"/>
              </w:rPr>
            </w:pPr>
            <w:r>
              <w:rPr>
                <w:rFonts w:hint="eastAsia"/>
              </w:rPr>
              <w:t>D：删除订阅；</w:t>
            </w:r>
          </w:p>
          <w:p>
            <w:ins w:id="0" w:author="微软用户" w:date="2017-01-09T15:22:00Z">
              <w:r>
                <w:rPr>
                  <w:rFonts w:hint="eastAsia"/>
                </w:rPr>
                <w:t>R：重置订阅；</w:t>
              </w:r>
            </w:ins>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959" w:type="dxa"/>
            <w:vMerge w:val="continue"/>
          </w:tcPr>
          <w:p/>
        </w:tc>
        <w:tc>
          <w:tcPr>
            <w:tcW w:w="1417" w:type="dxa"/>
            <w:shd w:val="clear" w:color="auto" w:fill="FFFFFF" w:themeFill="background1"/>
          </w:tcPr>
          <w:p>
            <w:r>
              <w:rPr>
                <w:rFonts w:hint="eastAsia"/>
              </w:rPr>
              <w:t>FICCount</w:t>
            </w:r>
          </w:p>
        </w:tc>
        <w:tc>
          <w:tcPr>
            <w:tcW w:w="1276" w:type="dxa"/>
            <w:shd w:val="clear" w:color="auto" w:fill="FFFFFF" w:themeFill="background1"/>
          </w:tcPr>
          <w:p>
            <w:r>
              <w:rPr>
                <w:rFonts w:hint="eastAsia"/>
              </w:rPr>
              <w:t>订阅数</w:t>
            </w:r>
          </w:p>
        </w:tc>
        <w:tc>
          <w:tcPr>
            <w:tcW w:w="709" w:type="dxa"/>
            <w:shd w:val="clear" w:color="auto" w:fill="FFFFFF" w:themeFill="background1"/>
          </w:tcPr>
          <w:p>
            <w:r>
              <w:rPr>
                <w:rFonts w:hint="eastAsia"/>
              </w:rPr>
              <w:t>int</w:t>
            </w:r>
          </w:p>
        </w:tc>
        <w:tc>
          <w:tcPr>
            <w:tcW w:w="850" w:type="dxa"/>
            <w:shd w:val="clear" w:color="auto" w:fill="FFFFFF" w:themeFill="background1"/>
          </w:tcPr>
          <w:p>
            <w:r>
              <w:rPr>
                <w:rFonts w:hint="eastAsia"/>
              </w:rPr>
              <w:t>否</w:t>
            </w:r>
          </w:p>
        </w:tc>
        <w:tc>
          <w:tcPr>
            <w:tcW w:w="3311" w:type="dxa"/>
            <w:gridSpan w:val="2"/>
            <w:shd w:val="clear" w:color="auto" w:fill="FFFFFF" w:themeFill="background1"/>
          </w:tcPr>
          <w:p>
            <w:r>
              <w:rPr>
                <w:rFonts w:hint="eastAsia"/>
              </w:rPr>
              <w:t>订阅FICName数量</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959" w:type="dxa"/>
            <w:vMerge w:val="continue"/>
          </w:tcPr>
          <w:p/>
        </w:tc>
        <w:tc>
          <w:tcPr>
            <w:tcW w:w="1417" w:type="dxa"/>
            <w:shd w:val="clear" w:color="auto" w:fill="D8D8D8" w:themeFill="background1" w:themeFillShade="D9"/>
          </w:tcPr>
          <w:p>
            <w:r>
              <w:rPr>
                <w:rFonts w:hint="eastAsia"/>
              </w:rPr>
              <w:t>FICName</w:t>
            </w:r>
          </w:p>
        </w:tc>
        <w:tc>
          <w:tcPr>
            <w:tcW w:w="1276" w:type="dxa"/>
            <w:shd w:val="clear" w:color="auto" w:fill="D8D8D8" w:themeFill="background1" w:themeFillShade="D9"/>
          </w:tcPr>
          <w:p>
            <w:r>
              <w:rPr>
                <w:rFonts w:hint="eastAsia"/>
              </w:rPr>
              <w:t>订阅名</w:t>
            </w:r>
          </w:p>
        </w:tc>
        <w:tc>
          <w:tcPr>
            <w:tcW w:w="709" w:type="dxa"/>
            <w:shd w:val="clear" w:color="auto" w:fill="D8D8D8" w:themeFill="background1" w:themeFillShade="D9"/>
          </w:tcPr>
          <w:p>
            <w:r>
              <w:rPr>
                <w:rFonts w:hint="eastAsia"/>
              </w:rPr>
              <w:t>string</w:t>
            </w:r>
          </w:p>
        </w:tc>
        <w:tc>
          <w:tcPr>
            <w:tcW w:w="850" w:type="dxa"/>
            <w:shd w:val="clear" w:color="auto" w:fill="D8D8D8" w:themeFill="background1" w:themeFillShade="D9"/>
          </w:tcPr>
          <w:p>
            <w:r>
              <w:rPr>
                <w:rFonts w:hint="eastAsia"/>
              </w:rPr>
              <w:t>否</w:t>
            </w:r>
          </w:p>
        </w:tc>
        <w:tc>
          <w:tcPr>
            <w:tcW w:w="3311" w:type="dxa"/>
            <w:gridSpan w:val="2"/>
            <w:shd w:val="clear" w:color="auto" w:fill="D8D8D8" w:themeFill="background1" w:themeFillShade="D9"/>
          </w:tcPr>
          <w:p>
            <w:pPr>
              <w:jc w:val="left"/>
            </w:pPr>
            <w:r>
              <w:rPr>
                <w:rFonts w:hint="eastAsia"/>
              </w:rPr>
              <w:t>订阅表达式，有具体价源给出</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959" w:type="dxa"/>
            <w:vMerge w:val="continue"/>
          </w:tcPr>
          <w:p/>
        </w:tc>
        <w:tc>
          <w:tcPr>
            <w:tcW w:w="1417" w:type="dxa"/>
            <w:shd w:val="clear" w:color="auto" w:fill="FFFFFF" w:themeFill="background1"/>
          </w:tcPr>
          <w:p>
            <w:r>
              <w:rPr>
                <w:rFonts w:hint="eastAsia"/>
              </w:rPr>
              <w:t>FieldCount</w:t>
            </w:r>
          </w:p>
        </w:tc>
        <w:tc>
          <w:tcPr>
            <w:tcW w:w="1276" w:type="dxa"/>
            <w:shd w:val="clear" w:color="auto" w:fill="FFFFFF" w:themeFill="background1"/>
          </w:tcPr>
          <w:p>
            <w:r>
              <w:rPr>
                <w:rFonts w:hint="eastAsia"/>
              </w:rPr>
              <w:t>订阅域数</w:t>
            </w:r>
          </w:p>
        </w:tc>
        <w:tc>
          <w:tcPr>
            <w:tcW w:w="709" w:type="dxa"/>
            <w:shd w:val="clear" w:color="auto" w:fill="FFFFFF" w:themeFill="background1"/>
          </w:tcPr>
          <w:p>
            <w:r>
              <w:rPr>
                <w:rFonts w:hint="eastAsia"/>
              </w:rPr>
              <w:t>int</w:t>
            </w:r>
          </w:p>
        </w:tc>
        <w:tc>
          <w:tcPr>
            <w:tcW w:w="850" w:type="dxa"/>
            <w:shd w:val="clear" w:color="auto" w:fill="FFFFFF" w:themeFill="background1"/>
          </w:tcPr>
          <w:p>
            <w:r>
              <w:rPr>
                <w:rFonts w:hint="eastAsia"/>
              </w:rPr>
              <w:t>否</w:t>
            </w:r>
          </w:p>
        </w:tc>
        <w:tc>
          <w:tcPr>
            <w:tcW w:w="3311" w:type="dxa"/>
            <w:gridSpan w:val="2"/>
            <w:shd w:val="clear" w:color="auto" w:fill="FFFFFF" w:themeFill="background1"/>
          </w:tcPr>
          <w:p>
            <w:r>
              <w:rPr>
                <w:rFonts w:hint="eastAsia"/>
              </w:rPr>
              <w:t>订阅FieldName数量</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959" w:type="dxa"/>
            <w:vMerge w:val="continue"/>
          </w:tcPr>
          <w:p/>
        </w:tc>
        <w:tc>
          <w:tcPr>
            <w:tcW w:w="1417" w:type="dxa"/>
            <w:shd w:val="clear" w:color="auto" w:fill="D8D8D8" w:themeFill="background1" w:themeFillShade="D9"/>
          </w:tcPr>
          <w:p>
            <w:r>
              <w:rPr>
                <w:rFonts w:hint="eastAsia"/>
              </w:rPr>
              <w:t>FieldName</w:t>
            </w:r>
          </w:p>
        </w:tc>
        <w:tc>
          <w:tcPr>
            <w:tcW w:w="1276" w:type="dxa"/>
            <w:shd w:val="clear" w:color="auto" w:fill="D8D8D8" w:themeFill="background1" w:themeFillShade="D9"/>
          </w:tcPr>
          <w:p>
            <w:r>
              <w:rPr>
                <w:rFonts w:hint="eastAsia"/>
              </w:rPr>
              <w:t>订阅域名</w:t>
            </w:r>
          </w:p>
        </w:tc>
        <w:tc>
          <w:tcPr>
            <w:tcW w:w="709" w:type="dxa"/>
            <w:shd w:val="clear" w:color="auto" w:fill="D8D8D8" w:themeFill="background1" w:themeFillShade="D9"/>
          </w:tcPr>
          <w:p>
            <w:r>
              <w:rPr>
                <w:rFonts w:hint="eastAsia"/>
              </w:rPr>
              <w:t>string</w:t>
            </w:r>
          </w:p>
        </w:tc>
        <w:tc>
          <w:tcPr>
            <w:tcW w:w="850" w:type="dxa"/>
            <w:shd w:val="clear" w:color="auto" w:fill="D8D8D8" w:themeFill="background1" w:themeFillShade="D9"/>
          </w:tcPr>
          <w:p>
            <w:r>
              <w:rPr>
                <w:rFonts w:hint="eastAsia"/>
              </w:rPr>
              <w:t>否</w:t>
            </w:r>
          </w:p>
        </w:tc>
        <w:tc>
          <w:tcPr>
            <w:tcW w:w="3311" w:type="dxa"/>
            <w:gridSpan w:val="2"/>
            <w:shd w:val="clear" w:color="auto" w:fill="D8D8D8" w:themeFill="background1" w:themeFillShade="D9"/>
          </w:tcPr>
          <w:p>
            <w:r>
              <w:rPr>
                <w:rFonts w:hint="eastAsia"/>
              </w:rPr>
              <w:t>订阅域名，有具体价源给出</w:t>
            </w:r>
          </w:p>
        </w:tc>
      </w:tr>
    </w:tbl>
    <w:p>
      <w:pPr>
        <w:pStyle w:val="5"/>
        <w:rPr>
          <w:sz w:val="24"/>
          <w:szCs w:val="24"/>
        </w:rPr>
      </w:pPr>
      <w:r>
        <w:rPr>
          <w:rFonts w:hint="eastAsia"/>
        </w:rPr>
        <w:t>1.6.4.2 价源接口向Channel订阅返回</w:t>
      </w:r>
      <w:r>
        <w:rPr>
          <w:rFonts w:hint="eastAsia"/>
          <w:sz w:val="24"/>
          <w:szCs w:val="24"/>
        </w:rPr>
        <w:t xml:space="preserve"> </w:t>
      </w:r>
    </w:p>
    <w:p>
      <w:pPr>
        <w:pStyle w:val="24"/>
        <w:spacing w:beforeLines="50" w:afterLines="50" w:line="360" w:lineRule="auto"/>
        <w:ind w:firstLineChars="0"/>
        <w:rPr>
          <w:sz w:val="24"/>
          <w:szCs w:val="24"/>
        </w:rPr>
      </w:pPr>
      <w:r>
        <w:rPr>
          <w:rFonts w:hint="eastAsia"/>
          <w:sz w:val="24"/>
          <w:szCs w:val="24"/>
        </w:rPr>
        <w:t>价源接口会向Channel发送所有订阅成功的初始牌价，之后只推送更新牌价。</w:t>
      </w:r>
    </w:p>
    <w:p>
      <w:pPr>
        <w:pStyle w:val="24"/>
        <w:spacing w:beforeLines="50" w:afterLines="50" w:line="360" w:lineRule="auto"/>
        <w:ind w:left="425" w:firstLine="0" w:firstLineChars="0"/>
        <w:rPr>
          <w:sz w:val="24"/>
          <w:szCs w:val="24"/>
        </w:rPr>
      </w:pPr>
      <w:r>
        <w:rPr>
          <w:rFonts w:hint="eastAsia"/>
          <w:sz w:val="24"/>
          <w:szCs w:val="24"/>
        </w:rPr>
        <w:t>牌价包报文格式如下：</w:t>
      </w:r>
    </w:p>
    <w:tbl>
      <w:tblPr>
        <w:tblStyle w:val="22"/>
        <w:tblpPr w:leftFromText="180" w:rightFromText="180" w:vertAnchor="text" w:tblpXSpec="center" w:tblpY="1"/>
        <w:tblOverlap w:val="never"/>
        <w:tblW w:w="8522" w:type="dxa"/>
        <w:jc w:val="center"/>
        <w:tblInd w:w="0" w:type="dxa"/>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959"/>
        <w:gridCol w:w="1276"/>
        <w:gridCol w:w="1134"/>
        <w:gridCol w:w="995"/>
        <w:gridCol w:w="847"/>
        <w:gridCol w:w="3311"/>
      </w:tblGrid>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959" w:type="dxa"/>
          </w:tcPr>
          <w:p>
            <w:r>
              <w:rPr>
                <w:rFonts w:hint="eastAsia"/>
              </w:rPr>
              <w:t>Title</w:t>
            </w:r>
          </w:p>
        </w:tc>
        <w:tc>
          <w:tcPr>
            <w:tcW w:w="7563" w:type="dxa"/>
            <w:gridSpan w:val="5"/>
          </w:tcPr>
          <w:p>
            <w:r>
              <w:rPr>
                <w:rFonts w:hint="eastAsia"/>
              </w:rPr>
              <w:t>XFeed.FeedName.ReqS</w:t>
            </w:r>
            <w:r>
              <w:t>ubscribe</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959" w:type="dxa"/>
          </w:tcPr>
          <w:p>
            <w:r>
              <w:rPr>
                <w:rFonts w:hint="eastAsia"/>
              </w:rPr>
              <w:t>包类型</w:t>
            </w:r>
          </w:p>
        </w:tc>
        <w:tc>
          <w:tcPr>
            <w:tcW w:w="7563" w:type="dxa"/>
            <w:gridSpan w:val="5"/>
          </w:tcPr>
          <w:p>
            <w:r>
              <w:rPr>
                <w:rFonts w:hint="eastAsia"/>
              </w:rPr>
              <w:t>返回包</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959" w:type="dxa"/>
          </w:tcPr>
          <w:p>
            <w:r>
              <w:rPr>
                <w:rFonts w:hint="eastAsia"/>
              </w:rPr>
              <w:t>编号</w:t>
            </w:r>
          </w:p>
        </w:tc>
        <w:tc>
          <w:tcPr>
            <w:tcW w:w="1276" w:type="dxa"/>
          </w:tcPr>
          <w:p>
            <w:r>
              <w:rPr>
                <w:rFonts w:hint="eastAsia"/>
              </w:rPr>
              <w:t>定义名</w:t>
            </w:r>
          </w:p>
        </w:tc>
        <w:tc>
          <w:tcPr>
            <w:tcW w:w="1134" w:type="dxa"/>
          </w:tcPr>
          <w:p>
            <w:r>
              <w:rPr>
                <w:rFonts w:hint="eastAsia"/>
              </w:rPr>
              <w:t>描述</w:t>
            </w:r>
          </w:p>
        </w:tc>
        <w:tc>
          <w:tcPr>
            <w:tcW w:w="995" w:type="dxa"/>
          </w:tcPr>
          <w:p>
            <w:r>
              <w:rPr>
                <w:rFonts w:hint="eastAsia"/>
              </w:rPr>
              <w:t>类型</w:t>
            </w:r>
          </w:p>
        </w:tc>
        <w:tc>
          <w:tcPr>
            <w:tcW w:w="847" w:type="dxa"/>
          </w:tcPr>
          <w:p>
            <w:r>
              <w:rPr>
                <w:rFonts w:hint="eastAsia"/>
              </w:rPr>
              <w:t>可空</w:t>
            </w:r>
          </w:p>
        </w:tc>
        <w:tc>
          <w:tcPr>
            <w:tcW w:w="3311" w:type="dxa"/>
          </w:tcPr>
          <w:p>
            <w:r>
              <w:rPr>
                <w:rFonts w:hint="eastAsia"/>
              </w:rPr>
              <w:t>说明</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959" w:type="dxa"/>
            <w:vMerge w:val="restart"/>
          </w:tcPr>
          <w:p>
            <w:r>
              <w:rPr>
                <w:rFonts w:hint="eastAsia"/>
              </w:rPr>
              <w:t>1</w:t>
            </w:r>
          </w:p>
        </w:tc>
        <w:tc>
          <w:tcPr>
            <w:tcW w:w="1276" w:type="dxa"/>
          </w:tcPr>
          <w:p>
            <w:r>
              <w:rPr>
                <w:rFonts w:hint="eastAsia"/>
              </w:rPr>
              <w:t>respCode</w:t>
            </w:r>
          </w:p>
        </w:tc>
        <w:tc>
          <w:tcPr>
            <w:tcW w:w="1134" w:type="dxa"/>
          </w:tcPr>
          <w:p>
            <w:r>
              <w:rPr>
                <w:rFonts w:hint="eastAsia"/>
              </w:rPr>
              <w:t>返回码</w:t>
            </w:r>
          </w:p>
        </w:tc>
        <w:tc>
          <w:tcPr>
            <w:tcW w:w="995" w:type="dxa"/>
          </w:tcPr>
          <w:p>
            <w:r>
              <w:rPr>
                <w:rFonts w:hint="eastAsia"/>
              </w:rPr>
              <w:t>string</w:t>
            </w:r>
          </w:p>
        </w:tc>
        <w:tc>
          <w:tcPr>
            <w:tcW w:w="847" w:type="dxa"/>
          </w:tcPr>
          <w:p>
            <w:r>
              <w:rPr>
                <w:rFonts w:hint="eastAsia"/>
              </w:rPr>
              <w:t>否</w:t>
            </w:r>
          </w:p>
        </w:tc>
        <w:tc>
          <w:tcPr>
            <w:tcW w:w="3311" w:type="dxa"/>
          </w:tcPr>
          <w:p>
            <w:r>
              <w:rPr>
                <w:rFonts w:hint="eastAsia"/>
              </w:rPr>
              <w:t>000：正常</w:t>
            </w:r>
          </w:p>
          <w:p>
            <w:r>
              <w:rPr>
                <w:rFonts w:hint="eastAsia"/>
              </w:rPr>
              <w:t>002：存在非法订阅</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959" w:type="dxa"/>
            <w:vMerge w:val="continue"/>
          </w:tcPr>
          <w:p/>
        </w:tc>
        <w:tc>
          <w:tcPr>
            <w:tcW w:w="1276" w:type="dxa"/>
          </w:tcPr>
          <w:p>
            <w:r>
              <w:rPr>
                <w:rFonts w:hint="eastAsia"/>
              </w:rPr>
              <w:t>respDesc</w:t>
            </w:r>
          </w:p>
        </w:tc>
        <w:tc>
          <w:tcPr>
            <w:tcW w:w="1134" w:type="dxa"/>
          </w:tcPr>
          <w:p>
            <w:r>
              <w:rPr>
                <w:rFonts w:hint="eastAsia"/>
              </w:rPr>
              <w:t>返回信息</w:t>
            </w:r>
          </w:p>
        </w:tc>
        <w:tc>
          <w:tcPr>
            <w:tcW w:w="995" w:type="dxa"/>
          </w:tcPr>
          <w:p>
            <w:r>
              <w:rPr>
                <w:rFonts w:hint="eastAsia"/>
              </w:rPr>
              <w:t>string</w:t>
            </w:r>
          </w:p>
        </w:tc>
        <w:tc>
          <w:tcPr>
            <w:tcW w:w="847" w:type="dxa"/>
          </w:tcPr>
          <w:p>
            <w:r>
              <w:rPr>
                <w:rFonts w:hint="eastAsia"/>
              </w:rPr>
              <w:t>是</w:t>
            </w:r>
          </w:p>
        </w:tc>
        <w:tc>
          <w:tcPr>
            <w:tcW w:w="3311" w:type="dxa"/>
          </w:tcPr>
          <w:p>
            <w:r>
              <w:rPr>
                <w:rFonts w:hint="eastAsia"/>
              </w:rPr>
              <w:t>返回信息。错误时，返回订阅错误的信息。</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959" w:type="dxa"/>
            <w:vMerge w:val="continue"/>
          </w:tcPr>
          <w:p/>
        </w:tc>
        <w:tc>
          <w:tcPr>
            <w:tcW w:w="1276" w:type="dxa"/>
          </w:tcPr>
          <w:p>
            <w:r>
              <w:rPr>
                <w:rFonts w:hint="eastAsia"/>
              </w:rPr>
              <w:t>SendDate</w:t>
            </w:r>
          </w:p>
        </w:tc>
        <w:tc>
          <w:tcPr>
            <w:tcW w:w="1134" w:type="dxa"/>
          </w:tcPr>
          <w:p>
            <w:r>
              <w:rPr>
                <w:rFonts w:hint="eastAsia"/>
              </w:rPr>
              <w:t>发包日期</w:t>
            </w:r>
          </w:p>
        </w:tc>
        <w:tc>
          <w:tcPr>
            <w:tcW w:w="995" w:type="dxa"/>
          </w:tcPr>
          <w:p>
            <w:r>
              <w:rPr>
                <w:rFonts w:hint="eastAsia"/>
              </w:rPr>
              <w:t>stirng</w:t>
            </w:r>
          </w:p>
        </w:tc>
        <w:tc>
          <w:tcPr>
            <w:tcW w:w="847" w:type="dxa"/>
          </w:tcPr>
          <w:p>
            <w:r>
              <w:rPr>
                <w:rFonts w:hint="eastAsia"/>
              </w:rPr>
              <w:t>否</w:t>
            </w:r>
          </w:p>
        </w:tc>
        <w:tc>
          <w:tcPr>
            <w:tcW w:w="3311" w:type="dxa"/>
          </w:tcPr>
          <w:p>
            <w:r>
              <w:rPr>
                <w:rFonts w:hint="eastAsia"/>
              </w:rPr>
              <w:t>格式：YYYYMMDD</w:t>
            </w:r>
          </w:p>
          <w:p>
            <w:r>
              <w:rPr>
                <w:rFonts w:hint="eastAsia"/>
              </w:rPr>
              <w:t xml:space="preserve">牌价发包日期 </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959" w:type="dxa"/>
            <w:vMerge w:val="continue"/>
          </w:tcPr>
          <w:p/>
        </w:tc>
        <w:tc>
          <w:tcPr>
            <w:tcW w:w="1276" w:type="dxa"/>
          </w:tcPr>
          <w:p>
            <w:r>
              <w:rPr>
                <w:rFonts w:hint="eastAsia"/>
              </w:rPr>
              <w:t>SendTime</w:t>
            </w:r>
          </w:p>
        </w:tc>
        <w:tc>
          <w:tcPr>
            <w:tcW w:w="1134" w:type="dxa"/>
          </w:tcPr>
          <w:p>
            <w:r>
              <w:rPr>
                <w:rFonts w:hint="eastAsia"/>
              </w:rPr>
              <w:t>发包时间</w:t>
            </w:r>
          </w:p>
        </w:tc>
        <w:tc>
          <w:tcPr>
            <w:tcW w:w="995" w:type="dxa"/>
          </w:tcPr>
          <w:p>
            <w:r>
              <w:rPr>
                <w:rFonts w:hint="eastAsia"/>
              </w:rPr>
              <w:t>stirng</w:t>
            </w:r>
          </w:p>
        </w:tc>
        <w:tc>
          <w:tcPr>
            <w:tcW w:w="847" w:type="dxa"/>
          </w:tcPr>
          <w:p>
            <w:r>
              <w:rPr>
                <w:rFonts w:hint="eastAsia"/>
              </w:rPr>
              <w:t>否</w:t>
            </w:r>
          </w:p>
        </w:tc>
        <w:tc>
          <w:tcPr>
            <w:tcW w:w="3311" w:type="dxa"/>
          </w:tcPr>
          <w:p>
            <w:r>
              <w:rPr>
                <w:rFonts w:hint="eastAsia"/>
              </w:rPr>
              <w:t>格式：HHMMSS</w:t>
            </w:r>
          </w:p>
          <w:p>
            <w:r>
              <w:rPr>
                <w:rFonts w:hint="eastAsia"/>
              </w:rPr>
              <w:t>牌价发包时间</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959" w:type="dxa"/>
            <w:vMerge w:val="continue"/>
          </w:tcPr>
          <w:p/>
        </w:tc>
        <w:tc>
          <w:tcPr>
            <w:tcW w:w="1276" w:type="dxa"/>
          </w:tcPr>
          <w:p>
            <w:r>
              <w:rPr>
                <w:rFonts w:hint="eastAsia"/>
              </w:rPr>
              <w:t>RequestID</w:t>
            </w:r>
          </w:p>
        </w:tc>
        <w:tc>
          <w:tcPr>
            <w:tcW w:w="1134" w:type="dxa"/>
          </w:tcPr>
          <w:p>
            <w:r>
              <w:rPr>
                <w:rFonts w:hint="eastAsia"/>
              </w:rPr>
              <w:t>请求ID</w:t>
            </w:r>
          </w:p>
        </w:tc>
        <w:tc>
          <w:tcPr>
            <w:tcW w:w="995" w:type="dxa"/>
          </w:tcPr>
          <w:p>
            <w:r>
              <w:rPr>
                <w:rFonts w:hint="eastAsia"/>
              </w:rPr>
              <w:t>string</w:t>
            </w:r>
          </w:p>
        </w:tc>
        <w:tc>
          <w:tcPr>
            <w:tcW w:w="847" w:type="dxa"/>
          </w:tcPr>
          <w:p>
            <w:r>
              <w:rPr>
                <w:rFonts w:hint="eastAsia"/>
              </w:rPr>
              <w:t>否</w:t>
            </w:r>
          </w:p>
        </w:tc>
        <w:tc>
          <w:tcPr>
            <w:tcW w:w="3311" w:type="dxa"/>
          </w:tcPr>
          <w:p>
            <w:r>
              <w:rPr>
                <w:rFonts w:hint="eastAsia"/>
              </w:rPr>
              <w:t>原值返回</w:t>
            </w:r>
          </w:p>
        </w:tc>
      </w:tr>
    </w:tbl>
    <w:p>
      <w:pPr>
        <w:pStyle w:val="4"/>
      </w:pPr>
      <w:bookmarkStart w:id="13" w:name="_Toc470027744"/>
      <w:r>
        <w:rPr>
          <w:rFonts w:hint="eastAsia"/>
        </w:rPr>
        <w:t>1.6.5 价格发布</w:t>
      </w:r>
      <w:bookmarkEnd w:id="13"/>
    </w:p>
    <w:p>
      <w:pPr>
        <w:pStyle w:val="5"/>
      </w:pPr>
      <w:bookmarkStart w:id="14" w:name="_X-PRICE向Channel发布更新牌价"/>
      <w:bookmarkEnd w:id="14"/>
      <w:r>
        <w:rPr>
          <w:rFonts w:hint="eastAsia"/>
        </w:rPr>
        <w:t>1.6.5.1 价源接口向Channel发布更新牌价</w:t>
      </w:r>
    </w:p>
    <w:p>
      <w:pPr>
        <w:pStyle w:val="24"/>
        <w:spacing w:beforeLines="50" w:afterLines="50" w:line="360" w:lineRule="auto"/>
        <w:ind w:left="425" w:firstLine="415" w:firstLineChars="0"/>
        <w:rPr>
          <w:sz w:val="24"/>
          <w:szCs w:val="24"/>
        </w:rPr>
      </w:pPr>
      <w:r>
        <w:rPr>
          <w:rFonts w:hint="eastAsia"/>
          <w:sz w:val="24"/>
          <w:szCs w:val="24"/>
        </w:rPr>
        <w:t>在Channel完成订阅后，价源接口会向Channel发送所有订阅成功的当前全量牌价，之后只推送更新牌价。</w:t>
      </w:r>
    </w:p>
    <w:tbl>
      <w:tblPr>
        <w:tblStyle w:val="22"/>
        <w:tblpPr w:leftFromText="180" w:rightFromText="180" w:vertAnchor="text" w:tblpXSpec="center" w:tblpY="1"/>
        <w:tblOverlap w:val="never"/>
        <w:tblW w:w="8522" w:type="dxa"/>
        <w:jc w:val="center"/>
        <w:tblInd w:w="0" w:type="dxa"/>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963"/>
        <w:gridCol w:w="1469"/>
        <w:gridCol w:w="1220"/>
        <w:gridCol w:w="1418"/>
        <w:gridCol w:w="690"/>
        <w:gridCol w:w="2762"/>
      </w:tblGrid>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963" w:type="dxa"/>
          </w:tcPr>
          <w:p>
            <w:r>
              <w:rPr>
                <w:rFonts w:hint="eastAsia"/>
              </w:rPr>
              <w:t>Title</w:t>
            </w:r>
          </w:p>
        </w:tc>
        <w:tc>
          <w:tcPr>
            <w:tcW w:w="7559" w:type="dxa"/>
            <w:gridSpan w:val="5"/>
          </w:tcPr>
          <w:p>
            <w:r>
              <w:rPr>
                <w:rFonts w:hint="eastAsia"/>
              </w:rPr>
              <w:t>XFeed.AppName.Quote(AppName需要给出具体值，即签到给出的值)</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963" w:type="dxa"/>
          </w:tcPr>
          <w:p>
            <w:r>
              <w:rPr>
                <w:rFonts w:hint="eastAsia"/>
              </w:rPr>
              <w:t>包类型</w:t>
            </w:r>
          </w:p>
        </w:tc>
        <w:tc>
          <w:tcPr>
            <w:tcW w:w="7559" w:type="dxa"/>
            <w:gridSpan w:val="5"/>
          </w:tcPr>
          <w:p>
            <w:r>
              <w:rPr>
                <w:rFonts w:hint="eastAsia"/>
              </w:rPr>
              <w:t>Group</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963" w:type="dxa"/>
          </w:tcPr>
          <w:p>
            <w:r>
              <w:rPr>
                <w:rFonts w:hint="eastAsia"/>
              </w:rPr>
              <w:t>编号</w:t>
            </w:r>
          </w:p>
        </w:tc>
        <w:tc>
          <w:tcPr>
            <w:tcW w:w="1469" w:type="dxa"/>
          </w:tcPr>
          <w:p>
            <w:r>
              <w:rPr>
                <w:rFonts w:hint="eastAsia"/>
              </w:rPr>
              <w:t>定义名</w:t>
            </w:r>
          </w:p>
        </w:tc>
        <w:tc>
          <w:tcPr>
            <w:tcW w:w="1220" w:type="dxa"/>
          </w:tcPr>
          <w:p>
            <w:r>
              <w:rPr>
                <w:rFonts w:hint="eastAsia"/>
              </w:rPr>
              <w:t>描述</w:t>
            </w:r>
          </w:p>
        </w:tc>
        <w:tc>
          <w:tcPr>
            <w:tcW w:w="1418" w:type="dxa"/>
          </w:tcPr>
          <w:p>
            <w:r>
              <w:rPr>
                <w:rFonts w:hint="eastAsia"/>
              </w:rPr>
              <w:t>类型</w:t>
            </w:r>
          </w:p>
        </w:tc>
        <w:tc>
          <w:tcPr>
            <w:tcW w:w="690" w:type="dxa"/>
          </w:tcPr>
          <w:p>
            <w:r>
              <w:rPr>
                <w:rFonts w:hint="eastAsia"/>
              </w:rPr>
              <w:t>可空</w:t>
            </w:r>
          </w:p>
        </w:tc>
        <w:tc>
          <w:tcPr>
            <w:tcW w:w="2762" w:type="dxa"/>
          </w:tcPr>
          <w:p>
            <w:r>
              <w:rPr>
                <w:rFonts w:hint="eastAsia"/>
              </w:rPr>
              <w:t>说明</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963" w:type="dxa"/>
            <w:vMerge w:val="restart"/>
          </w:tcPr>
          <w:p>
            <w:r>
              <w:rPr>
                <w:rFonts w:hint="eastAsia"/>
              </w:rPr>
              <w:t>1</w:t>
            </w:r>
          </w:p>
        </w:tc>
        <w:tc>
          <w:tcPr>
            <w:tcW w:w="1469" w:type="dxa"/>
          </w:tcPr>
          <w:p>
            <w:r>
              <w:rPr>
                <w:rFonts w:hint="eastAsia"/>
              </w:rPr>
              <w:t>SendDate</w:t>
            </w:r>
          </w:p>
        </w:tc>
        <w:tc>
          <w:tcPr>
            <w:tcW w:w="1220" w:type="dxa"/>
          </w:tcPr>
          <w:p>
            <w:r>
              <w:rPr>
                <w:rFonts w:hint="eastAsia"/>
              </w:rPr>
              <w:t>发包日期</w:t>
            </w:r>
          </w:p>
        </w:tc>
        <w:tc>
          <w:tcPr>
            <w:tcW w:w="1418" w:type="dxa"/>
          </w:tcPr>
          <w:p>
            <w:r>
              <w:rPr>
                <w:rFonts w:hint="eastAsia"/>
              </w:rPr>
              <w:t>stirng</w:t>
            </w:r>
          </w:p>
        </w:tc>
        <w:tc>
          <w:tcPr>
            <w:tcW w:w="690" w:type="dxa"/>
          </w:tcPr>
          <w:p>
            <w:r>
              <w:rPr>
                <w:rFonts w:hint="eastAsia"/>
              </w:rPr>
              <w:t>否</w:t>
            </w:r>
          </w:p>
        </w:tc>
        <w:tc>
          <w:tcPr>
            <w:tcW w:w="2762" w:type="dxa"/>
          </w:tcPr>
          <w:p>
            <w:r>
              <w:rPr>
                <w:rFonts w:hint="eastAsia"/>
              </w:rPr>
              <w:t>格式：YYYYMMDD</w:t>
            </w:r>
          </w:p>
          <w:p>
            <w:r>
              <w:rPr>
                <w:rFonts w:hint="eastAsia"/>
              </w:rPr>
              <w:t xml:space="preserve">牌价发包日期 </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963" w:type="dxa"/>
            <w:vMerge w:val="continue"/>
          </w:tcPr>
          <w:p/>
        </w:tc>
        <w:tc>
          <w:tcPr>
            <w:tcW w:w="1469" w:type="dxa"/>
          </w:tcPr>
          <w:p>
            <w:r>
              <w:rPr>
                <w:rFonts w:hint="eastAsia"/>
              </w:rPr>
              <w:t>SendTime</w:t>
            </w:r>
          </w:p>
        </w:tc>
        <w:tc>
          <w:tcPr>
            <w:tcW w:w="1220" w:type="dxa"/>
          </w:tcPr>
          <w:p>
            <w:r>
              <w:rPr>
                <w:rFonts w:hint="eastAsia"/>
              </w:rPr>
              <w:t>发包时间</w:t>
            </w:r>
          </w:p>
        </w:tc>
        <w:tc>
          <w:tcPr>
            <w:tcW w:w="1418" w:type="dxa"/>
          </w:tcPr>
          <w:p>
            <w:r>
              <w:rPr>
                <w:rFonts w:hint="eastAsia"/>
              </w:rPr>
              <w:t>stirng</w:t>
            </w:r>
          </w:p>
        </w:tc>
        <w:tc>
          <w:tcPr>
            <w:tcW w:w="690" w:type="dxa"/>
          </w:tcPr>
          <w:p>
            <w:r>
              <w:rPr>
                <w:rFonts w:hint="eastAsia"/>
              </w:rPr>
              <w:t>否</w:t>
            </w:r>
          </w:p>
        </w:tc>
        <w:tc>
          <w:tcPr>
            <w:tcW w:w="2762" w:type="dxa"/>
          </w:tcPr>
          <w:p>
            <w:r>
              <w:rPr>
                <w:rFonts w:hint="eastAsia"/>
              </w:rPr>
              <w:t>格式：HHMMSS</w:t>
            </w:r>
          </w:p>
          <w:p>
            <w:r>
              <w:rPr>
                <w:rFonts w:hint="eastAsia"/>
              </w:rPr>
              <w:t>牌价发包时间</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963" w:type="dxa"/>
            <w:vMerge w:val="continue"/>
          </w:tcPr>
          <w:p/>
        </w:tc>
        <w:tc>
          <w:tcPr>
            <w:tcW w:w="1469" w:type="dxa"/>
          </w:tcPr>
          <w:p>
            <w:r>
              <w:rPr>
                <w:rFonts w:hint="eastAsia"/>
              </w:rPr>
              <w:t>MsgID</w:t>
            </w:r>
          </w:p>
        </w:tc>
        <w:tc>
          <w:tcPr>
            <w:tcW w:w="1220" w:type="dxa"/>
          </w:tcPr>
          <w:p>
            <w:r>
              <w:rPr>
                <w:rFonts w:hint="eastAsia"/>
              </w:rPr>
              <w:t>消息ID</w:t>
            </w:r>
          </w:p>
        </w:tc>
        <w:tc>
          <w:tcPr>
            <w:tcW w:w="1418" w:type="dxa"/>
          </w:tcPr>
          <w:p>
            <w:r>
              <w:rPr>
                <w:rFonts w:hint="eastAsia"/>
              </w:rPr>
              <w:t>stirng</w:t>
            </w:r>
          </w:p>
        </w:tc>
        <w:tc>
          <w:tcPr>
            <w:tcW w:w="690" w:type="dxa"/>
          </w:tcPr>
          <w:p>
            <w:r>
              <w:rPr>
                <w:rFonts w:hint="eastAsia"/>
              </w:rPr>
              <w:t>否</w:t>
            </w:r>
          </w:p>
        </w:tc>
        <w:tc>
          <w:tcPr>
            <w:tcW w:w="2762" w:type="dxa"/>
          </w:tc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963" w:type="dxa"/>
            <w:vMerge w:val="continue"/>
          </w:tcPr>
          <w:p/>
        </w:tc>
        <w:tc>
          <w:tcPr>
            <w:tcW w:w="1469" w:type="dxa"/>
          </w:tcPr>
          <w:p>
            <w:r>
              <w:rPr>
                <w:rFonts w:hint="eastAsia"/>
              </w:rPr>
              <w:t>Count</w:t>
            </w:r>
          </w:p>
        </w:tc>
        <w:tc>
          <w:tcPr>
            <w:tcW w:w="1220" w:type="dxa"/>
          </w:tcPr>
          <w:p>
            <w:r>
              <w:rPr>
                <w:rFonts w:hint="eastAsia"/>
              </w:rPr>
              <w:t>牌价数</w:t>
            </w:r>
          </w:p>
        </w:tc>
        <w:tc>
          <w:tcPr>
            <w:tcW w:w="1418" w:type="dxa"/>
          </w:tcPr>
          <w:p>
            <w:r>
              <w:rPr>
                <w:rFonts w:hint="eastAsia"/>
              </w:rPr>
              <w:t>int</w:t>
            </w:r>
          </w:p>
        </w:tc>
        <w:tc>
          <w:tcPr>
            <w:tcW w:w="690" w:type="dxa"/>
          </w:tcPr>
          <w:p>
            <w:r>
              <w:rPr>
                <w:rFonts w:hint="eastAsia"/>
              </w:rPr>
              <w:t>否</w:t>
            </w:r>
          </w:p>
        </w:tc>
        <w:tc>
          <w:tcPr>
            <w:tcW w:w="2762" w:type="dxa"/>
          </w:tcPr>
          <w:p>
            <w:r>
              <w:rPr>
                <w:rFonts w:hint="eastAsia"/>
              </w:rPr>
              <w:t>牌价总笔数</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963" w:type="dxa"/>
            <w:vMerge w:val="restart"/>
          </w:tcPr>
          <w:p>
            <w:r>
              <w:rPr>
                <w:rFonts w:hint="eastAsia"/>
              </w:rPr>
              <w:t>2</w:t>
            </w:r>
          </w:p>
        </w:tc>
        <w:tc>
          <w:tcPr>
            <w:tcW w:w="7559" w:type="dxa"/>
            <w:gridSpan w:val="5"/>
          </w:tcPr>
          <w:p>
            <w:r>
              <w:rPr>
                <w:rFonts w:hint="eastAsia"/>
              </w:rPr>
              <w:t>每笔内容如下</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963" w:type="dxa"/>
            <w:vMerge w:val="continue"/>
          </w:tcPr>
          <w:p/>
        </w:tc>
        <w:tc>
          <w:tcPr>
            <w:tcW w:w="1469" w:type="dxa"/>
          </w:tcPr>
          <w:p>
            <w:r>
              <w:rPr>
                <w:rFonts w:hint="eastAsia"/>
              </w:rPr>
              <w:t>SetName</w:t>
            </w:r>
          </w:p>
        </w:tc>
        <w:tc>
          <w:tcPr>
            <w:tcW w:w="1220" w:type="dxa"/>
          </w:tcPr>
          <w:p>
            <w:r>
              <w:rPr>
                <w:rFonts w:hint="eastAsia"/>
              </w:rPr>
              <w:t>集合名</w:t>
            </w:r>
          </w:p>
        </w:tc>
        <w:tc>
          <w:tcPr>
            <w:tcW w:w="1418" w:type="dxa"/>
          </w:tcPr>
          <w:p>
            <w:r>
              <w:rPr>
                <w:rFonts w:hint="eastAsia"/>
              </w:rPr>
              <w:t>string</w:t>
            </w:r>
          </w:p>
        </w:tc>
        <w:tc>
          <w:tcPr>
            <w:tcW w:w="690" w:type="dxa"/>
          </w:tcPr>
          <w:p>
            <w:r>
              <w:rPr>
                <w:rFonts w:hint="eastAsia"/>
              </w:rPr>
              <w:t>否</w:t>
            </w:r>
          </w:p>
        </w:tc>
        <w:tc>
          <w:tcPr>
            <w:tcW w:w="2762" w:type="dxa"/>
          </w:tcPr>
          <w:p>
            <w:r>
              <w:rPr>
                <w:rFonts w:hint="eastAsia"/>
              </w:rPr>
              <w:t>牌价订阅时的集合名(如：SPOTFX)</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963" w:type="dxa"/>
            <w:vMerge w:val="continue"/>
          </w:tcPr>
          <w:p/>
        </w:tc>
        <w:tc>
          <w:tcPr>
            <w:tcW w:w="1469" w:type="dxa"/>
          </w:tcPr>
          <w:p>
            <w:r>
              <w:rPr>
                <w:rFonts w:hint="eastAsia"/>
              </w:rPr>
              <w:t>FICName</w:t>
            </w:r>
          </w:p>
        </w:tc>
        <w:tc>
          <w:tcPr>
            <w:tcW w:w="1220" w:type="dxa"/>
          </w:tcPr>
          <w:p>
            <w:r>
              <w:rPr>
                <w:rFonts w:hint="eastAsia"/>
              </w:rPr>
              <w:t>订阅名</w:t>
            </w:r>
          </w:p>
        </w:tc>
        <w:tc>
          <w:tcPr>
            <w:tcW w:w="1418" w:type="dxa"/>
          </w:tcPr>
          <w:p>
            <w:r>
              <w:rPr>
                <w:rFonts w:hint="eastAsia"/>
              </w:rPr>
              <w:t>string</w:t>
            </w:r>
          </w:p>
        </w:tc>
        <w:tc>
          <w:tcPr>
            <w:tcW w:w="690" w:type="dxa"/>
          </w:tcPr>
          <w:p>
            <w:r>
              <w:rPr>
                <w:rFonts w:hint="eastAsia"/>
              </w:rPr>
              <w:t>否</w:t>
            </w:r>
          </w:p>
        </w:tc>
        <w:tc>
          <w:tcPr>
            <w:tcW w:w="2762" w:type="dxa"/>
          </w:tcPr>
          <w:p>
            <w:r>
              <w:rPr>
                <w:rFonts w:hint="eastAsia"/>
              </w:rPr>
              <w:t>订阅名FICName，见 FICName命名规则</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963" w:type="dxa"/>
            <w:vMerge w:val="continue"/>
          </w:tcPr>
          <w:p/>
        </w:tc>
        <w:tc>
          <w:tcPr>
            <w:tcW w:w="1469" w:type="dxa"/>
          </w:tcPr>
          <w:p>
            <w:r>
              <w:rPr>
                <w:rFonts w:hint="eastAsia"/>
              </w:rPr>
              <w:t>Count</w:t>
            </w:r>
          </w:p>
        </w:tc>
        <w:tc>
          <w:tcPr>
            <w:tcW w:w="1220" w:type="dxa"/>
          </w:tcPr>
          <w:p>
            <w:r>
              <w:rPr>
                <w:rFonts w:hint="eastAsia"/>
              </w:rPr>
              <w:t>订阅域数</w:t>
            </w:r>
          </w:p>
        </w:tc>
        <w:tc>
          <w:tcPr>
            <w:tcW w:w="1418" w:type="dxa"/>
          </w:tcPr>
          <w:p>
            <w:r>
              <w:rPr>
                <w:rFonts w:hint="eastAsia"/>
              </w:rPr>
              <w:t>int</w:t>
            </w:r>
          </w:p>
        </w:tc>
        <w:tc>
          <w:tcPr>
            <w:tcW w:w="690" w:type="dxa"/>
          </w:tcPr>
          <w:p>
            <w:r>
              <w:rPr>
                <w:rFonts w:hint="eastAsia"/>
              </w:rPr>
              <w:t>否</w:t>
            </w:r>
          </w:p>
        </w:tc>
        <w:tc>
          <w:tcPr>
            <w:tcW w:w="2762" w:type="dxa"/>
          </w:tcPr>
          <w:p>
            <w:r>
              <w:rPr>
                <w:rFonts w:hint="eastAsia"/>
              </w:rPr>
              <w:t>订阅FieldName数量</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963" w:type="dxa"/>
            <w:vMerge w:val="continue"/>
          </w:tcPr>
          <w:p/>
        </w:tc>
        <w:tc>
          <w:tcPr>
            <w:tcW w:w="1469" w:type="dxa"/>
            <w:shd w:val="clear" w:color="auto" w:fill="D8D8D8" w:themeFill="background1" w:themeFillShade="D9"/>
          </w:tcPr>
          <w:p>
            <w:r>
              <w:rPr>
                <w:rFonts w:hint="eastAsia"/>
              </w:rPr>
              <w:t>FieldName</w:t>
            </w:r>
          </w:p>
        </w:tc>
        <w:tc>
          <w:tcPr>
            <w:tcW w:w="1220" w:type="dxa"/>
            <w:shd w:val="clear" w:color="auto" w:fill="D8D8D8" w:themeFill="background1" w:themeFillShade="D9"/>
          </w:tcPr>
          <w:p>
            <w:r>
              <w:rPr>
                <w:rFonts w:hint="eastAsia"/>
              </w:rPr>
              <w:t>数据域名</w:t>
            </w:r>
          </w:p>
        </w:tc>
        <w:tc>
          <w:tcPr>
            <w:tcW w:w="1418" w:type="dxa"/>
            <w:shd w:val="clear" w:color="auto" w:fill="D8D8D8" w:themeFill="background1" w:themeFillShade="D9"/>
          </w:tcPr>
          <w:p>
            <w:r>
              <w:rPr>
                <w:rFonts w:hint="eastAsia"/>
              </w:rPr>
              <w:t>string</w:t>
            </w:r>
          </w:p>
        </w:tc>
        <w:tc>
          <w:tcPr>
            <w:tcW w:w="690" w:type="dxa"/>
            <w:shd w:val="clear" w:color="auto" w:fill="D8D8D8" w:themeFill="background1" w:themeFillShade="D9"/>
          </w:tcPr>
          <w:p>
            <w:r>
              <w:rPr>
                <w:rFonts w:hint="eastAsia"/>
              </w:rPr>
              <w:t>否</w:t>
            </w:r>
          </w:p>
        </w:tc>
        <w:tc>
          <w:tcPr>
            <w:tcW w:w="2762" w:type="dxa"/>
            <w:shd w:val="clear" w:color="auto" w:fill="D8D8D8" w:themeFill="background1" w:themeFillShade="D9"/>
          </w:tcPr>
          <w:p>
            <w:r>
              <w:rPr>
                <w:rFonts w:hint="eastAsia"/>
              </w:rPr>
              <w:t>同订阅名</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963" w:type="dxa"/>
            <w:vMerge w:val="continue"/>
          </w:tcPr>
          <w:p/>
        </w:tc>
        <w:tc>
          <w:tcPr>
            <w:tcW w:w="1469" w:type="dxa"/>
            <w:tcBorders>
              <w:bottom w:val="single" w:color="auto" w:sz="6" w:space="0"/>
            </w:tcBorders>
            <w:shd w:val="clear" w:color="auto" w:fill="D8D8D8" w:themeFill="background1" w:themeFillShade="D9"/>
          </w:tcPr>
          <w:p>
            <w:r>
              <w:rPr>
                <w:rFonts w:hint="eastAsia"/>
              </w:rPr>
              <w:t>Value</w:t>
            </w:r>
          </w:p>
        </w:tc>
        <w:tc>
          <w:tcPr>
            <w:tcW w:w="1220" w:type="dxa"/>
            <w:tcBorders>
              <w:bottom w:val="single" w:color="auto" w:sz="6" w:space="0"/>
            </w:tcBorders>
            <w:shd w:val="clear" w:color="auto" w:fill="D8D8D8" w:themeFill="background1" w:themeFillShade="D9"/>
          </w:tcPr>
          <w:p>
            <w:r>
              <w:rPr>
                <w:rFonts w:hint="eastAsia"/>
              </w:rPr>
              <w:t>数据域值1</w:t>
            </w:r>
          </w:p>
        </w:tc>
        <w:tc>
          <w:tcPr>
            <w:tcW w:w="1418" w:type="dxa"/>
            <w:tcBorders>
              <w:bottom w:val="single" w:color="auto" w:sz="6" w:space="0"/>
            </w:tcBorders>
            <w:shd w:val="clear" w:color="auto" w:fill="D8D8D8" w:themeFill="background1" w:themeFillShade="D9"/>
          </w:tcPr>
          <w:p>
            <w:r>
              <w:rPr>
                <w:rFonts w:hint="eastAsia"/>
              </w:rPr>
              <w:t>同订阅字段</w:t>
            </w:r>
          </w:p>
        </w:tc>
        <w:tc>
          <w:tcPr>
            <w:tcW w:w="690" w:type="dxa"/>
            <w:tcBorders>
              <w:bottom w:val="single" w:color="auto" w:sz="6" w:space="0"/>
            </w:tcBorders>
            <w:shd w:val="clear" w:color="auto" w:fill="D8D8D8" w:themeFill="background1" w:themeFillShade="D9"/>
          </w:tcPr>
          <w:p>
            <w:r>
              <w:rPr>
                <w:rFonts w:hint="eastAsia"/>
              </w:rPr>
              <w:t>否</w:t>
            </w:r>
          </w:p>
        </w:tc>
        <w:tc>
          <w:tcPr>
            <w:tcW w:w="2762" w:type="dxa"/>
            <w:tcBorders>
              <w:bottom w:val="single" w:color="auto" w:sz="6" w:space="0"/>
            </w:tcBorders>
            <w:shd w:val="clear" w:color="auto" w:fill="D8D8D8" w:themeFill="background1" w:themeFillShade="D9"/>
          </w:tcPr>
          <w:p>
            <w:r>
              <w:rPr>
                <w:rFonts w:hint="eastAsia"/>
              </w:rPr>
              <w:t>如货币对字段: GBPUSD</w:t>
            </w:r>
          </w:p>
        </w:tc>
      </w:tr>
    </w:tbl>
    <w:p>
      <w:pPr>
        <w:pStyle w:val="4"/>
      </w:pPr>
      <w:bookmarkStart w:id="15" w:name="_Toc470027745"/>
      <w:r>
        <w:rPr>
          <w:rFonts w:hint="eastAsia"/>
        </w:rPr>
        <w:t>1.6.6 下游系统签退</w:t>
      </w:r>
      <w:bookmarkEnd w:id="15"/>
    </w:p>
    <w:p>
      <w:pPr>
        <w:pStyle w:val="5"/>
      </w:pPr>
      <w:r>
        <w:rPr>
          <w:rFonts w:hint="eastAsia"/>
        </w:rPr>
        <w:t>1.6.6.1 Channel向价源接口签退</w:t>
      </w:r>
    </w:p>
    <w:p>
      <w:pPr>
        <w:spacing w:beforeLines="50" w:afterLines="50" w:line="360" w:lineRule="auto"/>
        <w:ind w:left="420" w:firstLine="420"/>
        <w:rPr>
          <w:sz w:val="24"/>
          <w:szCs w:val="24"/>
        </w:rPr>
      </w:pPr>
      <w:r>
        <w:rPr>
          <w:rFonts w:hint="eastAsia"/>
          <w:sz w:val="24"/>
          <w:szCs w:val="24"/>
        </w:rPr>
        <w:t>Channel退出，需要告知价源接口，使价源接口知晓是正常退出，否则会认为是其他异常问题。</w:t>
      </w:r>
    </w:p>
    <w:tbl>
      <w:tblPr>
        <w:tblStyle w:val="22"/>
        <w:tblpPr w:leftFromText="180" w:rightFromText="180" w:vertAnchor="text" w:tblpXSpec="center" w:tblpY="1"/>
        <w:tblOverlap w:val="never"/>
        <w:tblW w:w="8522" w:type="dxa"/>
        <w:jc w:val="center"/>
        <w:tblInd w:w="0" w:type="dxa"/>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1022"/>
        <w:gridCol w:w="1406"/>
        <w:gridCol w:w="1224"/>
        <w:gridCol w:w="1559"/>
        <w:gridCol w:w="1287"/>
        <w:gridCol w:w="2024"/>
      </w:tblGrid>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1022" w:type="dxa"/>
          </w:tcPr>
          <w:p>
            <w:r>
              <w:rPr>
                <w:rFonts w:hint="eastAsia"/>
              </w:rPr>
              <w:t>Title</w:t>
            </w:r>
          </w:p>
        </w:tc>
        <w:tc>
          <w:tcPr>
            <w:tcW w:w="7500" w:type="dxa"/>
            <w:gridSpan w:val="5"/>
          </w:tcPr>
          <w:p>
            <w:r>
              <w:rPr>
                <w:rFonts w:hint="eastAsia"/>
              </w:rPr>
              <w:t>XFeed.FeedName.ReqLogout(FeedName需要给出具体值)</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1022" w:type="dxa"/>
          </w:tcPr>
          <w:p>
            <w:r>
              <w:rPr>
                <w:rFonts w:hint="eastAsia"/>
              </w:rPr>
              <w:t>包类型</w:t>
            </w:r>
          </w:p>
        </w:tc>
        <w:tc>
          <w:tcPr>
            <w:tcW w:w="7500" w:type="dxa"/>
            <w:gridSpan w:val="5"/>
          </w:tcPr>
          <w:p>
            <w:r>
              <w:rPr>
                <w:rFonts w:hint="eastAsia"/>
              </w:rPr>
              <w:t>Group</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1022" w:type="dxa"/>
          </w:tcPr>
          <w:p>
            <w:r>
              <w:rPr>
                <w:rFonts w:hint="eastAsia"/>
              </w:rPr>
              <w:t>编号</w:t>
            </w:r>
          </w:p>
        </w:tc>
        <w:tc>
          <w:tcPr>
            <w:tcW w:w="1406" w:type="dxa"/>
          </w:tcPr>
          <w:p>
            <w:r>
              <w:rPr>
                <w:rFonts w:hint="eastAsia"/>
              </w:rPr>
              <w:t>定义名</w:t>
            </w:r>
          </w:p>
        </w:tc>
        <w:tc>
          <w:tcPr>
            <w:tcW w:w="1224" w:type="dxa"/>
          </w:tcPr>
          <w:p>
            <w:r>
              <w:rPr>
                <w:rFonts w:hint="eastAsia"/>
              </w:rPr>
              <w:t>描述</w:t>
            </w:r>
          </w:p>
        </w:tc>
        <w:tc>
          <w:tcPr>
            <w:tcW w:w="1559" w:type="dxa"/>
          </w:tcPr>
          <w:p>
            <w:r>
              <w:rPr>
                <w:rFonts w:hint="eastAsia"/>
              </w:rPr>
              <w:t>类型</w:t>
            </w:r>
          </w:p>
        </w:tc>
        <w:tc>
          <w:tcPr>
            <w:tcW w:w="1287" w:type="dxa"/>
          </w:tcPr>
          <w:p>
            <w:r>
              <w:rPr>
                <w:rFonts w:hint="eastAsia"/>
              </w:rPr>
              <w:t>可空</w:t>
            </w:r>
          </w:p>
        </w:tc>
        <w:tc>
          <w:tcPr>
            <w:tcW w:w="2024" w:type="dxa"/>
          </w:tcPr>
          <w:p>
            <w:r>
              <w:rPr>
                <w:rFonts w:hint="eastAsia"/>
              </w:rPr>
              <w:t>说明</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1022" w:type="dxa"/>
          </w:tcPr>
          <w:p>
            <w:r>
              <w:rPr>
                <w:rFonts w:hint="eastAsia"/>
              </w:rPr>
              <w:t>1</w:t>
            </w:r>
          </w:p>
        </w:tc>
        <w:tc>
          <w:tcPr>
            <w:tcW w:w="1406" w:type="dxa"/>
          </w:tcPr>
          <w:p>
            <w:r>
              <w:rPr>
                <w:rFonts w:hint="eastAsia"/>
              </w:rPr>
              <w:t>SendDate</w:t>
            </w:r>
          </w:p>
        </w:tc>
        <w:tc>
          <w:tcPr>
            <w:tcW w:w="1224" w:type="dxa"/>
          </w:tcPr>
          <w:p>
            <w:r>
              <w:rPr>
                <w:rFonts w:hint="eastAsia"/>
              </w:rPr>
              <w:t>发包日期</w:t>
            </w:r>
          </w:p>
        </w:tc>
        <w:tc>
          <w:tcPr>
            <w:tcW w:w="1559" w:type="dxa"/>
          </w:tcPr>
          <w:p>
            <w:r>
              <w:rPr>
                <w:rFonts w:hint="eastAsia"/>
              </w:rPr>
              <w:t>string</w:t>
            </w:r>
          </w:p>
        </w:tc>
        <w:tc>
          <w:tcPr>
            <w:tcW w:w="1287" w:type="dxa"/>
          </w:tcPr>
          <w:p>
            <w:r>
              <w:rPr>
                <w:rFonts w:hint="eastAsia"/>
              </w:rPr>
              <w:t>否</w:t>
            </w:r>
          </w:p>
        </w:tc>
        <w:tc>
          <w:tcPr>
            <w:tcW w:w="2024" w:type="dxa"/>
          </w:tcPr>
          <w:p>
            <w:r>
              <w:rPr>
                <w:rFonts w:hint="eastAsia"/>
              </w:rPr>
              <w:t>格式：YYYYMMDD</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1022" w:type="dxa"/>
          </w:tcPr>
          <w:p>
            <w:r>
              <w:rPr>
                <w:rFonts w:hint="eastAsia"/>
              </w:rPr>
              <w:t>2</w:t>
            </w:r>
          </w:p>
        </w:tc>
        <w:tc>
          <w:tcPr>
            <w:tcW w:w="1406" w:type="dxa"/>
          </w:tcPr>
          <w:p>
            <w:r>
              <w:rPr>
                <w:rFonts w:hint="eastAsia"/>
              </w:rPr>
              <w:t>SendTime</w:t>
            </w:r>
          </w:p>
        </w:tc>
        <w:tc>
          <w:tcPr>
            <w:tcW w:w="1224" w:type="dxa"/>
          </w:tcPr>
          <w:p>
            <w:r>
              <w:rPr>
                <w:rFonts w:hint="eastAsia"/>
              </w:rPr>
              <w:t>发包时间</w:t>
            </w:r>
          </w:p>
        </w:tc>
        <w:tc>
          <w:tcPr>
            <w:tcW w:w="1559" w:type="dxa"/>
          </w:tcPr>
          <w:p>
            <w:r>
              <w:rPr>
                <w:rFonts w:hint="eastAsia"/>
              </w:rPr>
              <w:t>string</w:t>
            </w:r>
          </w:p>
        </w:tc>
        <w:tc>
          <w:tcPr>
            <w:tcW w:w="1287" w:type="dxa"/>
          </w:tcPr>
          <w:p>
            <w:r>
              <w:rPr>
                <w:rFonts w:hint="eastAsia"/>
              </w:rPr>
              <w:t>否</w:t>
            </w:r>
          </w:p>
        </w:tc>
        <w:tc>
          <w:tcPr>
            <w:tcW w:w="2024" w:type="dxa"/>
          </w:tcPr>
          <w:p>
            <w:r>
              <w:rPr>
                <w:rFonts w:hint="eastAsia"/>
              </w:rPr>
              <w:t>格式：HHMISS</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1022" w:type="dxa"/>
          </w:tcPr>
          <w:p>
            <w:r>
              <w:rPr>
                <w:rFonts w:hint="eastAsia"/>
              </w:rPr>
              <w:t>3</w:t>
            </w:r>
          </w:p>
        </w:tc>
        <w:tc>
          <w:tcPr>
            <w:tcW w:w="1406" w:type="dxa"/>
          </w:tcPr>
          <w:p>
            <w:r>
              <w:rPr>
                <w:rFonts w:hint="eastAsia"/>
              </w:rPr>
              <w:t>AppName</w:t>
            </w:r>
          </w:p>
        </w:tc>
        <w:tc>
          <w:tcPr>
            <w:tcW w:w="1224" w:type="dxa"/>
          </w:tcPr>
          <w:p>
            <w:r>
              <w:rPr>
                <w:rFonts w:hint="eastAsia"/>
              </w:rPr>
              <w:t>系统标识</w:t>
            </w:r>
          </w:p>
        </w:tc>
        <w:tc>
          <w:tcPr>
            <w:tcW w:w="1559" w:type="dxa"/>
          </w:tcPr>
          <w:p>
            <w:r>
              <w:rPr>
                <w:rFonts w:hint="eastAsia"/>
              </w:rPr>
              <w:t>string</w:t>
            </w:r>
          </w:p>
        </w:tc>
        <w:tc>
          <w:tcPr>
            <w:tcW w:w="1287" w:type="dxa"/>
          </w:tcPr>
          <w:p>
            <w:r>
              <w:rPr>
                <w:rFonts w:hint="eastAsia"/>
              </w:rPr>
              <w:t>否</w:t>
            </w:r>
          </w:p>
        </w:tc>
        <w:tc>
          <w:tcPr>
            <w:tcW w:w="2024" w:type="dxa"/>
          </w:tcPr>
          <w:p>
            <w:r>
              <w:rPr>
                <w:rFonts w:hint="eastAsia"/>
              </w:rPr>
              <w:t>外围系统名称标识（用于系统识别，名称要有意义）</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1022" w:type="dxa"/>
          </w:tcPr>
          <w:p>
            <w:r>
              <w:rPr>
                <w:rFonts w:hint="eastAsia"/>
              </w:rPr>
              <w:t>4</w:t>
            </w:r>
          </w:p>
        </w:tc>
        <w:tc>
          <w:tcPr>
            <w:tcW w:w="1406" w:type="dxa"/>
          </w:tcPr>
          <w:p>
            <w:r>
              <w:rPr>
                <w:rFonts w:hint="eastAsia"/>
              </w:rPr>
              <w:t>MsgID</w:t>
            </w:r>
          </w:p>
        </w:tc>
        <w:tc>
          <w:tcPr>
            <w:tcW w:w="1224" w:type="dxa"/>
          </w:tcPr>
          <w:p>
            <w:r>
              <w:rPr>
                <w:rFonts w:hint="eastAsia"/>
              </w:rPr>
              <w:t>消息ID</w:t>
            </w:r>
          </w:p>
        </w:tc>
        <w:tc>
          <w:tcPr>
            <w:tcW w:w="1559" w:type="dxa"/>
          </w:tcPr>
          <w:p>
            <w:r>
              <w:rPr>
                <w:rFonts w:hint="eastAsia"/>
              </w:rPr>
              <w:t>string</w:t>
            </w:r>
          </w:p>
        </w:tc>
        <w:tc>
          <w:tcPr>
            <w:tcW w:w="1287" w:type="dxa"/>
          </w:tcPr>
          <w:p>
            <w:r>
              <w:rPr>
                <w:rFonts w:hint="eastAsia"/>
              </w:rPr>
              <w:t>否</w:t>
            </w:r>
          </w:p>
        </w:tc>
        <w:tc>
          <w:tcPr>
            <w:tcW w:w="2024" w:type="dxa"/>
          </w:tc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1022" w:type="dxa"/>
          </w:tcPr>
          <w:p>
            <w:r>
              <w:rPr>
                <w:rFonts w:hint="eastAsia"/>
              </w:rPr>
              <w:t>5</w:t>
            </w:r>
          </w:p>
        </w:tc>
        <w:tc>
          <w:tcPr>
            <w:tcW w:w="1406" w:type="dxa"/>
          </w:tcPr>
          <w:p>
            <w:r>
              <w:rPr>
                <w:rFonts w:hint="eastAsia"/>
              </w:rPr>
              <w:t>Msg</w:t>
            </w:r>
          </w:p>
        </w:tc>
        <w:tc>
          <w:tcPr>
            <w:tcW w:w="1224" w:type="dxa"/>
          </w:tcPr>
          <w:p>
            <w:r>
              <w:rPr>
                <w:rFonts w:hint="eastAsia"/>
              </w:rPr>
              <w:t>附属信息</w:t>
            </w:r>
          </w:p>
        </w:tc>
        <w:tc>
          <w:tcPr>
            <w:tcW w:w="1559" w:type="dxa"/>
          </w:tcPr>
          <w:p>
            <w:r>
              <w:rPr>
                <w:rFonts w:hint="eastAsia"/>
              </w:rPr>
              <w:t>string</w:t>
            </w:r>
          </w:p>
        </w:tc>
        <w:tc>
          <w:tcPr>
            <w:tcW w:w="1287" w:type="dxa"/>
          </w:tcPr>
          <w:p>
            <w:r>
              <w:rPr>
                <w:rFonts w:hint="eastAsia"/>
              </w:rPr>
              <w:t>是</w:t>
            </w:r>
          </w:p>
        </w:tc>
        <w:tc>
          <w:tcPr>
            <w:tcW w:w="2024" w:type="dxa"/>
          </w:tcPr>
          <w:p>
            <w:r>
              <w:rPr>
                <w:rFonts w:hint="eastAsia"/>
              </w:rPr>
              <w:t>签退说明</w:t>
            </w:r>
          </w:p>
        </w:tc>
      </w:tr>
    </w:tbl>
    <w:p>
      <w:pPr>
        <w:pStyle w:val="2"/>
        <w:numPr>
          <w:ilvl w:val="1"/>
          <w:numId w:val="1"/>
        </w:numPr>
        <w:spacing w:before="0" w:after="0" w:line="720" w:lineRule="auto"/>
        <w:ind w:left="442" w:hanging="442" w:hangingChars="100"/>
      </w:pPr>
      <w:bookmarkStart w:id="16" w:name="_Toc470027746"/>
      <w:r>
        <w:rPr>
          <w:rFonts w:hint="eastAsia"/>
        </w:rPr>
        <w:t>附录</w:t>
      </w:r>
      <w:bookmarkEnd w:id="16"/>
    </w:p>
    <w:p>
      <w:pPr>
        <w:pStyle w:val="4"/>
      </w:pPr>
      <w:bookmarkStart w:id="17" w:name="_RICName命名规则"/>
      <w:bookmarkEnd w:id="17"/>
      <w:bookmarkStart w:id="18" w:name="_Toc470027747"/>
      <w:r>
        <w:rPr>
          <w:rFonts w:hint="eastAsia"/>
        </w:rPr>
        <w:t>1.7.1 FIC命名规则</w:t>
      </w:r>
      <w:bookmarkEnd w:id="18"/>
    </w:p>
    <w:p>
      <w:pPr>
        <w:spacing w:beforeLines="50" w:afterLines="50" w:line="360" w:lineRule="auto"/>
        <w:rPr>
          <w:sz w:val="24"/>
          <w:szCs w:val="24"/>
        </w:rPr>
      </w:pPr>
      <w:r>
        <w:rPr>
          <w:rFonts w:hint="eastAsia"/>
          <w:sz w:val="24"/>
          <w:szCs w:val="24"/>
        </w:rPr>
        <w:t>FIC即 Feed Inditify Code，有各价源自行定义。</w:t>
      </w:r>
    </w:p>
    <w:p>
      <w:pPr>
        <w:jc w:val="center"/>
      </w:pPr>
    </w:p>
    <w:p>
      <w:pPr>
        <w:pStyle w:val="4"/>
      </w:pPr>
      <w:bookmarkStart w:id="19" w:name="_Toc470027748"/>
      <w:r>
        <w:rPr>
          <w:rFonts w:hint="eastAsia"/>
        </w:rPr>
        <w:t>1.7.3 数据域举例</w:t>
      </w:r>
      <w:bookmarkEnd w:id="19"/>
    </w:p>
    <w:p>
      <w:pPr>
        <w:pStyle w:val="44"/>
        <w:keepNext/>
        <w:keepLines/>
        <w:numPr>
          <w:ilvl w:val="2"/>
          <w:numId w:val="1"/>
        </w:numPr>
        <w:spacing w:before="280" w:after="290" w:line="377" w:lineRule="auto"/>
        <w:ind w:firstLineChars="0"/>
        <w:outlineLvl w:val="3"/>
        <w:rPr>
          <w:rStyle w:val="32"/>
          <w:b w:val="0"/>
          <w:bCs w:val="0"/>
          <w:vanish/>
        </w:rPr>
      </w:pPr>
    </w:p>
    <w:p>
      <w:pPr>
        <w:pStyle w:val="44"/>
        <w:keepNext/>
        <w:keepLines/>
        <w:numPr>
          <w:ilvl w:val="2"/>
          <w:numId w:val="1"/>
        </w:numPr>
        <w:spacing w:before="280" w:after="290" w:line="377" w:lineRule="auto"/>
        <w:ind w:firstLineChars="0"/>
        <w:outlineLvl w:val="3"/>
        <w:rPr>
          <w:rStyle w:val="32"/>
          <w:b w:val="0"/>
          <w:bCs w:val="0"/>
          <w:vanish/>
        </w:rPr>
      </w:pPr>
    </w:p>
    <w:p>
      <w:pPr>
        <w:pStyle w:val="5"/>
        <w:numPr>
          <w:ilvl w:val="3"/>
          <w:numId w:val="1"/>
        </w:numPr>
        <w:spacing w:line="377" w:lineRule="auto"/>
        <w:ind w:left="708"/>
        <w:rPr>
          <w:rStyle w:val="32"/>
          <w:b/>
          <w:bCs w:val="0"/>
        </w:rPr>
      </w:pPr>
      <w:r>
        <w:rPr>
          <w:rStyle w:val="32"/>
          <w:rFonts w:hint="eastAsia"/>
          <w:b/>
          <w:bCs w:val="0"/>
        </w:rPr>
        <w:t>即期数据结构</w:t>
      </w:r>
    </w:p>
    <w:p>
      <w:pPr>
        <w:pStyle w:val="45"/>
        <w:keepNext/>
        <w:keepLines/>
        <w:numPr>
          <w:ilvl w:val="0"/>
          <w:numId w:val="3"/>
        </w:numPr>
        <w:spacing w:before="280" w:after="290" w:line="376" w:lineRule="auto"/>
        <w:ind w:firstLineChars="0"/>
        <w:outlineLvl w:val="4"/>
        <w:rPr>
          <w:b/>
          <w:bCs/>
          <w:vanish/>
          <w:sz w:val="28"/>
          <w:szCs w:val="28"/>
        </w:rPr>
      </w:pPr>
    </w:p>
    <w:p>
      <w:pPr>
        <w:pStyle w:val="45"/>
        <w:keepNext/>
        <w:keepLines/>
        <w:numPr>
          <w:ilvl w:val="1"/>
          <w:numId w:val="3"/>
        </w:numPr>
        <w:spacing w:before="280" w:after="290" w:line="376" w:lineRule="auto"/>
        <w:ind w:firstLineChars="0"/>
        <w:outlineLvl w:val="4"/>
        <w:rPr>
          <w:b/>
          <w:bCs/>
          <w:vanish/>
          <w:sz w:val="28"/>
          <w:szCs w:val="28"/>
        </w:rPr>
      </w:pPr>
    </w:p>
    <w:p>
      <w:pPr>
        <w:pStyle w:val="45"/>
        <w:keepNext/>
        <w:keepLines/>
        <w:numPr>
          <w:ilvl w:val="1"/>
          <w:numId w:val="3"/>
        </w:numPr>
        <w:spacing w:before="280" w:after="290" w:line="376" w:lineRule="auto"/>
        <w:ind w:firstLineChars="0"/>
        <w:outlineLvl w:val="4"/>
        <w:rPr>
          <w:b/>
          <w:bCs/>
          <w:vanish/>
          <w:sz w:val="28"/>
          <w:szCs w:val="28"/>
        </w:rPr>
      </w:pPr>
    </w:p>
    <w:p>
      <w:pPr>
        <w:pStyle w:val="45"/>
        <w:keepNext/>
        <w:keepLines/>
        <w:numPr>
          <w:ilvl w:val="1"/>
          <w:numId w:val="3"/>
        </w:numPr>
        <w:spacing w:before="280" w:after="290" w:line="376" w:lineRule="auto"/>
        <w:ind w:firstLineChars="0"/>
        <w:outlineLvl w:val="4"/>
        <w:rPr>
          <w:b/>
          <w:bCs/>
          <w:vanish/>
          <w:sz w:val="28"/>
          <w:szCs w:val="28"/>
        </w:rPr>
      </w:pPr>
    </w:p>
    <w:p>
      <w:pPr>
        <w:pStyle w:val="45"/>
        <w:keepNext/>
        <w:keepLines/>
        <w:numPr>
          <w:ilvl w:val="1"/>
          <w:numId w:val="3"/>
        </w:numPr>
        <w:spacing w:before="280" w:after="290" w:line="376" w:lineRule="auto"/>
        <w:ind w:firstLineChars="0"/>
        <w:outlineLvl w:val="4"/>
        <w:rPr>
          <w:b/>
          <w:bCs/>
          <w:vanish/>
          <w:sz w:val="28"/>
          <w:szCs w:val="28"/>
        </w:rPr>
      </w:pPr>
    </w:p>
    <w:p>
      <w:pPr>
        <w:pStyle w:val="45"/>
        <w:keepNext/>
        <w:keepLines/>
        <w:numPr>
          <w:ilvl w:val="1"/>
          <w:numId w:val="3"/>
        </w:numPr>
        <w:spacing w:before="280" w:after="290" w:line="376" w:lineRule="auto"/>
        <w:ind w:firstLineChars="0"/>
        <w:outlineLvl w:val="4"/>
        <w:rPr>
          <w:b/>
          <w:bCs/>
          <w:vanish/>
          <w:sz w:val="28"/>
          <w:szCs w:val="28"/>
        </w:rPr>
      </w:pPr>
    </w:p>
    <w:p>
      <w:pPr>
        <w:pStyle w:val="45"/>
        <w:keepNext/>
        <w:keepLines/>
        <w:numPr>
          <w:ilvl w:val="1"/>
          <w:numId w:val="3"/>
        </w:numPr>
        <w:spacing w:before="280" w:after="290" w:line="376" w:lineRule="auto"/>
        <w:ind w:firstLineChars="0"/>
        <w:outlineLvl w:val="4"/>
        <w:rPr>
          <w:b/>
          <w:bCs/>
          <w:vanish/>
          <w:sz w:val="28"/>
          <w:szCs w:val="28"/>
        </w:rPr>
      </w:pPr>
    </w:p>
    <w:p>
      <w:pPr>
        <w:pStyle w:val="45"/>
        <w:keepNext/>
        <w:keepLines/>
        <w:numPr>
          <w:ilvl w:val="1"/>
          <w:numId w:val="3"/>
        </w:numPr>
        <w:spacing w:before="280" w:after="290" w:line="376" w:lineRule="auto"/>
        <w:ind w:firstLineChars="0"/>
        <w:outlineLvl w:val="4"/>
        <w:rPr>
          <w:b/>
          <w:bCs/>
          <w:vanish/>
          <w:sz w:val="28"/>
          <w:szCs w:val="28"/>
        </w:rPr>
      </w:pPr>
    </w:p>
    <w:p>
      <w:pPr>
        <w:pStyle w:val="45"/>
        <w:keepNext/>
        <w:keepLines/>
        <w:numPr>
          <w:ilvl w:val="2"/>
          <w:numId w:val="3"/>
        </w:numPr>
        <w:spacing w:before="280" w:after="290" w:line="376" w:lineRule="auto"/>
        <w:ind w:firstLineChars="0"/>
        <w:outlineLvl w:val="4"/>
        <w:rPr>
          <w:b/>
          <w:bCs/>
          <w:vanish/>
          <w:sz w:val="28"/>
          <w:szCs w:val="28"/>
        </w:rPr>
      </w:pPr>
    </w:p>
    <w:p>
      <w:pPr>
        <w:pStyle w:val="45"/>
        <w:keepNext/>
        <w:keepLines/>
        <w:numPr>
          <w:ilvl w:val="2"/>
          <w:numId w:val="3"/>
        </w:numPr>
        <w:spacing w:before="280" w:after="290" w:line="376" w:lineRule="auto"/>
        <w:ind w:firstLineChars="0"/>
        <w:outlineLvl w:val="4"/>
        <w:rPr>
          <w:b/>
          <w:bCs/>
          <w:vanish/>
          <w:sz w:val="28"/>
          <w:szCs w:val="28"/>
        </w:rPr>
      </w:pPr>
    </w:p>
    <w:p>
      <w:pPr>
        <w:pStyle w:val="45"/>
        <w:keepNext/>
        <w:keepLines/>
        <w:numPr>
          <w:ilvl w:val="2"/>
          <w:numId w:val="3"/>
        </w:numPr>
        <w:spacing w:before="280" w:after="290" w:line="376" w:lineRule="auto"/>
        <w:ind w:firstLineChars="0"/>
        <w:outlineLvl w:val="4"/>
        <w:rPr>
          <w:b/>
          <w:bCs/>
          <w:vanish/>
          <w:sz w:val="28"/>
          <w:szCs w:val="28"/>
        </w:rPr>
      </w:pPr>
    </w:p>
    <w:p>
      <w:pPr>
        <w:pStyle w:val="45"/>
        <w:keepNext/>
        <w:keepLines/>
        <w:numPr>
          <w:ilvl w:val="3"/>
          <w:numId w:val="3"/>
        </w:numPr>
        <w:spacing w:before="280" w:after="290" w:line="376" w:lineRule="auto"/>
        <w:ind w:firstLineChars="0"/>
        <w:outlineLvl w:val="4"/>
        <w:rPr>
          <w:b/>
          <w:bCs/>
          <w:vanish/>
          <w:sz w:val="28"/>
          <w:szCs w:val="28"/>
        </w:rPr>
      </w:pPr>
    </w:p>
    <w:tbl>
      <w:tblPr>
        <w:tblStyle w:val="22"/>
        <w:tblW w:w="7957" w:type="dxa"/>
        <w:jc w:val="center"/>
        <w:tblInd w:w="-11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84"/>
        <w:gridCol w:w="2904"/>
        <w:gridCol w:w="850"/>
        <w:gridCol w:w="231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57" w:hRule="atLeast"/>
          <w:jc w:val="center"/>
        </w:trPr>
        <w:tc>
          <w:tcPr>
            <w:tcW w:w="1884" w:type="dxa"/>
            <w:tcBorders>
              <w:top w:val="single" w:color="auto" w:sz="4" w:space="0"/>
              <w:left w:val="single" w:color="auto" w:sz="4" w:space="0"/>
              <w:bottom w:val="single" w:color="auto" w:sz="4" w:space="0"/>
              <w:right w:val="single" w:color="auto" w:sz="4" w:space="0"/>
            </w:tcBorders>
            <w:shd w:val="clear" w:color="auto" w:fill="A6A6A6"/>
            <w:vAlign w:val="center"/>
          </w:tcPr>
          <w:p>
            <w:pPr>
              <w:jc w:val="center"/>
              <w:rPr>
                <w:rFonts w:cs="Courier New"/>
                <w:szCs w:val="21"/>
              </w:rPr>
            </w:pPr>
            <w:r>
              <w:rPr>
                <w:rFonts w:hint="eastAsia" w:cs="Courier New"/>
                <w:szCs w:val="21"/>
              </w:rPr>
              <w:t>数据域说明</w:t>
            </w:r>
          </w:p>
        </w:tc>
        <w:tc>
          <w:tcPr>
            <w:tcW w:w="2904" w:type="dxa"/>
            <w:tcBorders>
              <w:top w:val="single" w:color="auto" w:sz="4" w:space="0"/>
              <w:left w:val="single" w:color="auto" w:sz="4" w:space="0"/>
              <w:bottom w:val="single" w:color="auto" w:sz="4" w:space="0"/>
              <w:right w:val="single" w:color="auto" w:sz="4" w:space="0"/>
            </w:tcBorders>
            <w:shd w:val="clear" w:color="auto" w:fill="A6A6A6"/>
            <w:vAlign w:val="center"/>
          </w:tcPr>
          <w:p>
            <w:pPr>
              <w:jc w:val="center"/>
              <w:rPr>
                <w:rFonts w:cs="Courier New"/>
                <w:szCs w:val="21"/>
              </w:rPr>
            </w:pPr>
            <w:r>
              <w:rPr>
                <w:rFonts w:hint="eastAsia" w:cs="Courier New"/>
                <w:szCs w:val="21"/>
              </w:rPr>
              <w:t>彭博字段域名</w:t>
            </w:r>
          </w:p>
        </w:tc>
        <w:tc>
          <w:tcPr>
            <w:tcW w:w="850" w:type="dxa"/>
            <w:tcBorders>
              <w:top w:val="single" w:color="auto" w:sz="4" w:space="0"/>
              <w:left w:val="single" w:color="auto" w:sz="4" w:space="0"/>
              <w:bottom w:val="single" w:color="auto" w:sz="4" w:space="0"/>
              <w:right w:val="single" w:color="auto" w:sz="4" w:space="0"/>
            </w:tcBorders>
            <w:shd w:val="clear" w:color="auto" w:fill="A6A6A6"/>
            <w:vAlign w:val="center"/>
          </w:tcPr>
          <w:p>
            <w:pPr>
              <w:jc w:val="center"/>
              <w:rPr>
                <w:rFonts w:cs="Courier New"/>
                <w:szCs w:val="21"/>
              </w:rPr>
            </w:pPr>
            <w:r>
              <w:rPr>
                <w:rFonts w:hint="eastAsia" w:cs="Courier New"/>
                <w:szCs w:val="21"/>
              </w:rPr>
              <w:t>类型</w:t>
            </w:r>
          </w:p>
        </w:tc>
        <w:tc>
          <w:tcPr>
            <w:tcW w:w="2319" w:type="dxa"/>
            <w:tcBorders>
              <w:top w:val="single" w:color="auto" w:sz="4" w:space="0"/>
              <w:left w:val="single" w:color="auto" w:sz="4" w:space="0"/>
              <w:bottom w:val="single" w:color="auto" w:sz="4" w:space="0"/>
              <w:right w:val="single" w:color="auto" w:sz="4" w:space="0"/>
            </w:tcBorders>
            <w:shd w:val="clear" w:color="auto" w:fill="A6A6A6"/>
            <w:vAlign w:val="center"/>
          </w:tcPr>
          <w:p>
            <w:pPr>
              <w:jc w:val="center"/>
              <w:rPr>
                <w:rFonts w:cs="Courier New"/>
                <w:szCs w:val="21"/>
              </w:rPr>
            </w:pPr>
            <w:r>
              <w:rPr>
                <w:rFonts w:hint="eastAsia" w:cs="Courier New"/>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57" w:hRule="atLeast"/>
          <w:jc w:val="center"/>
        </w:trPr>
        <w:tc>
          <w:tcPr>
            <w:tcW w:w="1884" w:type="dxa"/>
            <w:tcBorders>
              <w:top w:val="single" w:color="auto" w:sz="4" w:space="0"/>
              <w:left w:val="single" w:color="auto" w:sz="4" w:space="0"/>
              <w:bottom w:val="single" w:color="auto" w:sz="4" w:space="0"/>
              <w:right w:val="single" w:color="auto" w:sz="4" w:space="0"/>
            </w:tcBorders>
            <w:vAlign w:val="center"/>
          </w:tcPr>
          <w:p>
            <w:pPr>
              <w:rPr>
                <w:rFonts w:cs="Courier New"/>
                <w:color w:val="000000"/>
                <w:szCs w:val="21"/>
              </w:rPr>
            </w:pPr>
            <w:r>
              <w:rPr>
                <w:rFonts w:hint="eastAsia" w:cs="Courier New"/>
                <w:color w:val="000000"/>
                <w:szCs w:val="21"/>
              </w:rPr>
              <w:t>报价单位</w:t>
            </w:r>
          </w:p>
        </w:tc>
        <w:tc>
          <w:tcPr>
            <w:tcW w:w="2904" w:type="dxa"/>
            <w:tcBorders>
              <w:top w:val="single" w:color="auto" w:sz="4" w:space="0"/>
              <w:left w:val="single" w:color="auto" w:sz="4" w:space="0"/>
              <w:bottom w:val="single" w:color="auto" w:sz="4" w:space="0"/>
              <w:right w:val="single" w:color="auto" w:sz="4" w:space="0"/>
            </w:tcBorders>
            <w:vAlign w:val="center"/>
          </w:tcPr>
          <w:p>
            <w:pPr>
              <w:rPr>
                <w:rFonts w:cs="Courier New"/>
                <w:color w:val="000000"/>
                <w:szCs w:val="21"/>
              </w:rPr>
            </w:pPr>
            <w:r>
              <w:rPr>
                <w:rFonts w:cs="Courier New"/>
                <w:color w:val="000000"/>
                <w:szCs w:val="21"/>
              </w:rPr>
              <w:t>QUOTE_UNITS_RT</w:t>
            </w:r>
          </w:p>
        </w:tc>
        <w:tc>
          <w:tcPr>
            <w:tcW w:w="850" w:type="dxa"/>
            <w:tcBorders>
              <w:top w:val="single" w:color="auto" w:sz="4" w:space="0"/>
              <w:left w:val="single" w:color="auto" w:sz="4" w:space="0"/>
              <w:bottom w:val="single" w:color="auto" w:sz="4" w:space="0"/>
              <w:right w:val="single" w:color="auto" w:sz="4" w:space="0"/>
            </w:tcBorders>
            <w:vAlign w:val="center"/>
          </w:tcPr>
          <w:p>
            <w:pPr>
              <w:rPr>
                <w:rFonts w:cs="Courier New"/>
                <w:color w:val="000000"/>
                <w:szCs w:val="21"/>
              </w:rPr>
            </w:pPr>
            <w:r>
              <w:rPr>
                <w:rFonts w:hint="eastAsia" w:cs="Courier New"/>
                <w:color w:val="000000"/>
                <w:szCs w:val="21"/>
              </w:rPr>
              <w:t>string</w:t>
            </w:r>
          </w:p>
        </w:tc>
        <w:tc>
          <w:tcPr>
            <w:tcW w:w="2319" w:type="dxa"/>
            <w:tcBorders>
              <w:top w:val="single" w:color="auto" w:sz="4" w:space="0"/>
              <w:left w:val="single" w:color="auto" w:sz="4" w:space="0"/>
              <w:bottom w:val="single" w:color="auto" w:sz="4" w:space="0"/>
              <w:right w:val="single" w:color="auto" w:sz="4" w:space="0"/>
            </w:tcBorders>
            <w:vAlign w:val="center"/>
          </w:tcPr>
          <w:p>
            <w:pPr>
              <w:rPr>
                <w:rFonts w:cs="Courier New"/>
                <w:color w:val="00000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57" w:hRule="atLeast"/>
          <w:jc w:val="center"/>
        </w:trPr>
        <w:tc>
          <w:tcPr>
            <w:tcW w:w="1884" w:type="dxa"/>
            <w:tcBorders>
              <w:top w:val="single" w:color="auto" w:sz="4" w:space="0"/>
              <w:left w:val="single" w:color="auto" w:sz="4" w:space="0"/>
              <w:bottom w:val="single" w:color="auto" w:sz="4" w:space="0"/>
              <w:right w:val="single" w:color="auto" w:sz="4" w:space="0"/>
            </w:tcBorders>
            <w:vAlign w:val="center"/>
          </w:tcPr>
          <w:p>
            <w:pPr>
              <w:rPr>
                <w:rFonts w:cs="Courier New"/>
                <w:color w:val="000000"/>
                <w:szCs w:val="21"/>
              </w:rPr>
            </w:pPr>
            <w:r>
              <w:rPr>
                <w:rFonts w:hint="eastAsia" w:cs="Courier New"/>
                <w:color w:val="000000"/>
                <w:szCs w:val="21"/>
              </w:rPr>
              <w:t>可交易标识</w:t>
            </w:r>
          </w:p>
        </w:tc>
        <w:tc>
          <w:tcPr>
            <w:tcW w:w="2904" w:type="dxa"/>
            <w:tcBorders>
              <w:top w:val="single" w:color="auto" w:sz="4" w:space="0"/>
              <w:left w:val="single" w:color="auto" w:sz="4" w:space="0"/>
              <w:bottom w:val="single" w:color="auto" w:sz="4" w:space="0"/>
              <w:right w:val="single" w:color="auto" w:sz="4" w:space="0"/>
            </w:tcBorders>
            <w:vAlign w:val="center"/>
          </w:tcPr>
          <w:p>
            <w:pPr>
              <w:rPr>
                <w:rFonts w:cs="Courier New"/>
                <w:color w:val="000000"/>
                <w:szCs w:val="21"/>
              </w:rPr>
            </w:pPr>
          </w:p>
        </w:tc>
        <w:tc>
          <w:tcPr>
            <w:tcW w:w="850" w:type="dxa"/>
            <w:tcBorders>
              <w:top w:val="single" w:color="auto" w:sz="4" w:space="0"/>
              <w:left w:val="single" w:color="auto" w:sz="4" w:space="0"/>
              <w:bottom w:val="single" w:color="auto" w:sz="4" w:space="0"/>
              <w:right w:val="single" w:color="auto" w:sz="4" w:space="0"/>
            </w:tcBorders>
            <w:vAlign w:val="center"/>
          </w:tcPr>
          <w:p>
            <w:pPr>
              <w:rPr>
                <w:rFonts w:cs="Courier New"/>
                <w:color w:val="000000"/>
                <w:szCs w:val="21"/>
              </w:rPr>
            </w:pPr>
          </w:p>
        </w:tc>
        <w:tc>
          <w:tcPr>
            <w:tcW w:w="2319" w:type="dxa"/>
            <w:tcBorders>
              <w:top w:val="single" w:color="auto" w:sz="4" w:space="0"/>
              <w:left w:val="single" w:color="auto" w:sz="4" w:space="0"/>
              <w:bottom w:val="single" w:color="auto" w:sz="4" w:space="0"/>
              <w:right w:val="single" w:color="auto" w:sz="4" w:space="0"/>
            </w:tcBorders>
            <w:vAlign w:val="center"/>
          </w:tcPr>
          <w:p>
            <w:pPr>
              <w:rPr>
                <w:rFonts w:cs="Courier New"/>
                <w:color w:val="000000"/>
                <w:szCs w:val="21"/>
              </w:rPr>
            </w:pPr>
            <w:r>
              <w:rPr>
                <w:rFonts w:hint="eastAsia" w:cs="Courier New"/>
                <w:color w:val="000000"/>
                <w:szCs w:val="21"/>
              </w:rPr>
              <w:t>价格可用状态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57" w:hRule="atLeast"/>
          <w:jc w:val="center"/>
        </w:trPr>
        <w:tc>
          <w:tcPr>
            <w:tcW w:w="1884" w:type="dxa"/>
            <w:tcBorders>
              <w:top w:val="single" w:color="auto" w:sz="4" w:space="0"/>
              <w:left w:val="single" w:color="auto" w:sz="4" w:space="0"/>
              <w:bottom w:val="single" w:color="auto" w:sz="4" w:space="0"/>
              <w:right w:val="single" w:color="auto" w:sz="4" w:space="0"/>
            </w:tcBorders>
            <w:vAlign w:val="center"/>
          </w:tcPr>
          <w:p>
            <w:pPr>
              <w:rPr>
                <w:rFonts w:cs="Courier New"/>
                <w:color w:val="000000"/>
                <w:szCs w:val="21"/>
              </w:rPr>
            </w:pPr>
            <w:r>
              <w:rPr>
                <w:rFonts w:hint="eastAsia" w:cs="Courier New"/>
                <w:color w:val="000000"/>
                <w:szCs w:val="21"/>
              </w:rPr>
              <w:t>起息日</w:t>
            </w:r>
          </w:p>
        </w:tc>
        <w:tc>
          <w:tcPr>
            <w:tcW w:w="2904" w:type="dxa"/>
            <w:tcBorders>
              <w:top w:val="single" w:color="auto" w:sz="4" w:space="0"/>
              <w:left w:val="single" w:color="auto" w:sz="4" w:space="0"/>
              <w:bottom w:val="single" w:color="auto" w:sz="4" w:space="0"/>
              <w:right w:val="single" w:color="auto" w:sz="4" w:space="0"/>
            </w:tcBorders>
            <w:vAlign w:val="center"/>
          </w:tcPr>
          <w:p>
            <w:pPr>
              <w:rPr>
                <w:rFonts w:cs="Courier New"/>
                <w:color w:val="000000"/>
                <w:szCs w:val="21"/>
              </w:rPr>
            </w:pPr>
          </w:p>
        </w:tc>
        <w:tc>
          <w:tcPr>
            <w:tcW w:w="850" w:type="dxa"/>
            <w:tcBorders>
              <w:top w:val="single" w:color="auto" w:sz="4" w:space="0"/>
              <w:left w:val="single" w:color="auto" w:sz="4" w:space="0"/>
              <w:bottom w:val="single" w:color="auto" w:sz="4" w:space="0"/>
              <w:right w:val="single" w:color="auto" w:sz="4" w:space="0"/>
            </w:tcBorders>
          </w:tcPr>
          <w:p>
            <w:pPr>
              <w:rPr>
                <w:rFonts w:cs="Courier New"/>
                <w:color w:val="000000"/>
                <w:szCs w:val="21"/>
              </w:rPr>
            </w:pPr>
          </w:p>
        </w:tc>
        <w:tc>
          <w:tcPr>
            <w:tcW w:w="2319" w:type="dxa"/>
            <w:tcBorders>
              <w:top w:val="single" w:color="auto" w:sz="4" w:space="0"/>
              <w:left w:val="single" w:color="auto" w:sz="4" w:space="0"/>
              <w:bottom w:val="single" w:color="auto" w:sz="4" w:space="0"/>
              <w:right w:val="single" w:color="auto" w:sz="4" w:space="0"/>
            </w:tcBorders>
            <w:vAlign w:val="center"/>
          </w:tcPr>
          <w:p>
            <w:pPr>
              <w:rPr>
                <w:rFonts w:cs="Courier New"/>
                <w:color w:val="00000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57" w:hRule="atLeast"/>
          <w:jc w:val="center"/>
        </w:trPr>
        <w:tc>
          <w:tcPr>
            <w:tcW w:w="1884" w:type="dxa"/>
            <w:tcBorders>
              <w:top w:val="single" w:color="auto" w:sz="4" w:space="0"/>
              <w:left w:val="single" w:color="auto" w:sz="4" w:space="0"/>
              <w:bottom w:val="single" w:color="auto" w:sz="4" w:space="0"/>
              <w:right w:val="single" w:color="auto" w:sz="4" w:space="0"/>
            </w:tcBorders>
            <w:vAlign w:val="center"/>
          </w:tcPr>
          <w:p>
            <w:pPr>
              <w:rPr>
                <w:rFonts w:cs="Courier New"/>
                <w:color w:val="000000"/>
                <w:szCs w:val="21"/>
              </w:rPr>
            </w:pPr>
            <w:r>
              <w:rPr>
                <w:rFonts w:hint="eastAsia" w:cs="Courier New"/>
                <w:color w:val="000000"/>
                <w:szCs w:val="21"/>
              </w:rPr>
              <w:t>牌价更新日期</w:t>
            </w:r>
          </w:p>
        </w:tc>
        <w:tc>
          <w:tcPr>
            <w:tcW w:w="2904" w:type="dxa"/>
            <w:tcBorders>
              <w:top w:val="single" w:color="auto" w:sz="4" w:space="0"/>
              <w:left w:val="single" w:color="auto" w:sz="4" w:space="0"/>
              <w:bottom w:val="single" w:color="auto" w:sz="4" w:space="0"/>
              <w:right w:val="single" w:color="auto" w:sz="4" w:space="0"/>
            </w:tcBorders>
            <w:vAlign w:val="center"/>
          </w:tcPr>
          <w:p>
            <w:pPr>
              <w:rPr>
                <w:rFonts w:cs="Courier New"/>
                <w:color w:val="000000"/>
                <w:szCs w:val="21"/>
              </w:rPr>
            </w:pPr>
          </w:p>
        </w:tc>
        <w:tc>
          <w:tcPr>
            <w:tcW w:w="850" w:type="dxa"/>
            <w:tcBorders>
              <w:top w:val="single" w:color="auto" w:sz="4" w:space="0"/>
              <w:left w:val="single" w:color="auto" w:sz="4" w:space="0"/>
              <w:bottom w:val="single" w:color="auto" w:sz="4" w:space="0"/>
              <w:right w:val="single" w:color="auto" w:sz="4" w:space="0"/>
            </w:tcBorders>
          </w:tcPr>
          <w:p>
            <w:pPr>
              <w:rPr>
                <w:rFonts w:cs="Courier New"/>
                <w:color w:val="000000"/>
                <w:szCs w:val="21"/>
              </w:rPr>
            </w:pPr>
          </w:p>
        </w:tc>
        <w:tc>
          <w:tcPr>
            <w:tcW w:w="2319" w:type="dxa"/>
            <w:tcBorders>
              <w:top w:val="single" w:color="auto" w:sz="4" w:space="0"/>
              <w:left w:val="single" w:color="auto" w:sz="4" w:space="0"/>
              <w:bottom w:val="single" w:color="auto" w:sz="4" w:space="0"/>
              <w:right w:val="single" w:color="auto" w:sz="4" w:space="0"/>
            </w:tcBorders>
            <w:vAlign w:val="center"/>
          </w:tcPr>
          <w:p>
            <w:pPr>
              <w:rPr>
                <w:rFonts w:cs="Courier New"/>
                <w:color w:val="000000"/>
                <w:szCs w:val="21"/>
              </w:rPr>
            </w:pPr>
            <w:r>
              <w:rPr>
                <w:rFonts w:hint="eastAsia" w:cs="Courier New"/>
                <w:color w:val="000000"/>
                <w:szCs w:val="21"/>
              </w:rPr>
              <w:t>价格更新时间戳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57" w:hRule="atLeast"/>
          <w:jc w:val="center"/>
        </w:trPr>
        <w:tc>
          <w:tcPr>
            <w:tcW w:w="1884" w:type="dxa"/>
            <w:tcBorders>
              <w:top w:val="single" w:color="auto" w:sz="4" w:space="0"/>
              <w:left w:val="single" w:color="auto" w:sz="4" w:space="0"/>
              <w:bottom w:val="single" w:color="auto" w:sz="4" w:space="0"/>
              <w:right w:val="single" w:color="auto" w:sz="4" w:space="0"/>
            </w:tcBorders>
            <w:vAlign w:val="center"/>
          </w:tcPr>
          <w:p>
            <w:pPr>
              <w:rPr>
                <w:rFonts w:cs="Courier New"/>
                <w:color w:val="000000"/>
                <w:szCs w:val="21"/>
              </w:rPr>
            </w:pPr>
            <w:r>
              <w:rPr>
                <w:rFonts w:hint="eastAsia" w:cs="Courier New"/>
                <w:color w:val="000000"/>
                <w:szCs w:val="21"/>
              </w:rPr>
              <w:t>牌价更新时间</w:t>
            </w:r>
          </w:p>
        </w:tc>
        <w:tc>
          <w:tcPr>
            <w:tcW w:w="2904" w:type="dxa"/>
            <w:tcBorders>
              <w:top w:val="single" w:color="auto" w:sz="4" w:space="0"/>
              <w:left w:val="single" w:color="auto" w:sz="4" w:space="0"/>
              <w:bottom w:val="single" w:color="auto" w:sz="4" w:space="0"/>
              <w:right w:val="single" w:color="auto" w:sz="4" w:space="0"/>
            </w:tcBorders>
            <w:vAlign w:val="center"/>
          </w:tcPr>
          <w:p>
            <w:pPr>
              <w:rPr>
                <w:rFonts w:cs="Courier New"/>
                <w:color w:val="000000"/>
                <w:szCs w:val="21"/>
              </w:rPr>
            </w:pPr>
          </w:p>
        </w:tc>
        <w:tc>
          <w:tcPr>
            <w:tcW w:w="850" w:type="dxa"/>
            <w:tcBorders>
              <w:top w:val="single" w:color="auto" w:sz="4" w:space="0"/>
              <w:left w:val="single" w:color="auto" w:sz="4" w:space="0"/>
              <w:bottom w:val="single" w:color="auto" w:sz="4" w:space="0"/>
              <w:right w:val="single" w:color="auto" w:sz="4" w:space="0"/>
            </w:tcBorders>
          </w:tcPr>
          <w:p>
            <w:pPr>
              <w:rPr>
                <w:rFonts w:cs="Courier New"/>
                <w:color w:val="000000"/>
                <w:szCs w:val="21"/>
              </w:rPr>
            </w:pPr>
          </w:p>
        </w:tc>
        <w:tc>
          <w:tcPr>
            <w:tcW w:w="2319" w:type="dxa"/>
            <w:tcBorders>
              <w:top w:val="single" w:color="auto" w:sz="4" w:space="0"/>
              <w:left w:val="single" w:color="auto" w:sz="4" w:space="0"/>
              <w:bottom w:val="single" w:color="auto" w:sz="4" w:space="0"/>
              <w:right w:val="single" w:color="auto" w:sz="4" w:space="0"/>
            </w:tcBorders>
            <w:vAlign w:val="center"/>
          </w:tcPr>
          <w:p>
            <w:pPr>
              <w:rPr>
                <w:rFonts w:cs="Courier New"/>
                <w:color w:val="000000"/>
                <w:szCs w:val="21"/>
              </w:rPr>
            </w:pPr>
            <w:r>
              <w:rPr>
                <w:rFonts w:hint="eastAsia" w:cs="Courier New"/>
                <w:color w:val="000000"/>
                <w:szCs w:val="21"/>
              </w:rPr>
              <w:t>价格更新时间戳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57" w:hRule="atLeast"/>
          <w:jc w:val="center"/>
        </w:trPr>
        <w:tc>
          <w:tcPr>
            <w:tcW w:w="1884" w:type="dxa"/>
            <w:tcBorders>
              <w:top w:val="single" w:color="auto" w:sz="4" w:space="0"/>
              <w:left w:val="single" w:color="auto" w:sz="4" w:space="0"/>
              <w:bottom w:val="single" w:color="auto" w:sz="4" w:space="0"/>
              <w:right w:val="single" w:color="auto" w:sz="4" w:space="0"/>
            </w:tcBorders>
            <w:vAlign w:val="center"/>
          </w:tcPr>
          <w:p>
            <w:pPr>
              <w:rPr>
                <w:rFonts w:cs="Courier New"/>
                <w:color w:val="000000"/>
                <w:szCs w:val="21"/>
              </w:rPr>
            </w:pPr>
            <w:r>
              <w:rPr>
                <w:rFonts w:hint="eastAsia" w:cs="Courier New"/>
                <w:color w:val="000000"/>
                <w:szCs w:val="21"/>
              </w:rPr>
              <w:t>买入价</w:t>
            </w:r>
          </w:p>
        </w:tc>
        <w:tc>
          <w:tcPr>
            <w:tcW w:w="2904" w:type="dxa"/>
            <w:tcBorders>
              <w:top w:val="single" w:color="auto" w:sz="4" w:space="0"/>
              <w:left w:val="single" w:color="auto" w:sz="4" w:space="0"/>
              <w:bottom w:val="single" w:color="auto" w:sz="4" w:space="0"/>
              <w:right w:val="single" w:color="auto" w:sz="4" w:space="0"/>
            </w:tcBorders>
            <w:vAlign w:val="center"/>
          </w:tcPr>
          <w:p>
            <w:pPr>
              <w:rPr>
                <w:rFonts w:cs="Courier New"/>
                <w:color w:val="000000"/>
                <w:szCs w:val="21"/>
              </w:rPr>
            </w:pPr>
            <w:r>
              <w:rPr>
                <w:rFonts w:cs="Courier New"/>
                <w:color w:val="000000"/>
                <w:szCs w:val="21"/>
              </w:rPr>
              <w:t>PRICE_LAST_BID_RT</w:t>
            </w:r>
          </w:p>
        </w:tc>
        <w:tc>
          <w:tcPr>
            <w:tcW w:w="850" w:type="dxa"/>
            <w:tcBorders>
              <w:top w:val="single" w:color="auto" w:sz="4" w:space="0"/>
              <w:left w:val="single" w:color="auto" w:sz="4" w:space="0"/>
              <w:bottom w:val="single" w:color="auto" w:sz="4" w:space="0"/>
              <w:right w:val="single" w:color="auto" w:sz="4" w:space="0"/>
            </w:tcBorders>
            <w:vAlign w:val="center"/>
          </w:tcPr>
          <w:p>
            <w:pPr>
              <w:jc w:val="left"/>
              <w:rPr>
                <w:rFonts w:cs="Courier New"/>
                <w:color w:val="000000"/>
                <w:szCs w:val="21"/>
              </w:rPr>
            </w:pPr>
            <w:r>
              <w:rPr>
                <w:rFonts w:hint="eastAsia" w:cs="Courier New"/>
                <w:color w:val="000000"/>
                <w:szCs w:val="21"/>
              </w:rPr>
              <w:t>double</w:t>
            </w:r>
          </w:p>
        </w:tc>
        <w:tc>
          <w:tcPr>
            <w:tcW w:w="2319" w:type="dxa"/>
            <w:tcBorders>
              <w:top w:val="single" w:color="auto" w:sz="4" w:space="0"/>
              <w:left w:val="single" w:color="auto" w:sz="4" w:space="0"/>
              <w:bottom w:val="single" w:color="auto" w:sz="4" w:space="0"/>
              <w:right w:val="single" w:color="auto" w:sz="4" w:space="0"/>
            </w:tcBorders>
            <w:vAlign w:val="center"/>
          </w:tcPr>
          <w:p>
            <w:pPr>
              <w:rPr>
                <w:rFonts w:cs="Courier New"/>
                <w:color w:val="00000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57" w:hRule="atLeast"/>
          <w:jc w:val="center"/>
        </w:trPr>
        <w:tc>
          <w:tcPr>
            <w:tcW w:w="1884" w:type="dxa"/>
            <w:tcBorders>
              <w:top w:val="single" w:color="auto" w:sz="4" w:space="0"/>
              <w:left w:val="single" w:color="auto" w:sz="4" w:space="0"/>
              <w:bottom w:val="single" w:color="auto" w:sz="4" w:space="0"/>
              <w:right w:val="single" w:color="auto" w:sz="4" w:space="0"/>
            </w:tcBorders>
            <w:vAlign w:val="center"/>
          </w:tcPr>
          <w:p>
            <w:pPr>
              <w:rPr>
                <w:rFonts w:cs="Courier New"/>
                <w:color w:val="000000"/>
                <w:szCs w:val="21"/>
              </w:rPr>
            </w:pPr>
            <w:r>
              <w:rPr>
                <w:rFonts w:hint="eastAsia" w:cs="Courier New"/>
                <w:color w:val="000000"/>
                <w:szCs w:val="21"/>
              </w:rPr>
              <w:t>卖出价</w:t>
            </w:r>
          </w:p>
        </w:tc>
        <w:tc>
          <w:tcPr>
            <w:tcW w:w="2904" w:type="dxa"/>
            <w:tcBorders>
              <w:top w:val="single" w:color="auto" w:sz="4" w:space="0"/>
              <w:left w:val="single" w:color="auto" w:sz="4" w:space="0"/>
              <w:bottom w:val="single" w:color="auto" w:sz="4" w:space="0"/>
              <w:right w:val="single" w:color="auto" w:sz="4" w:space="0"/>
            </w:tcBorders>
            <w:vAlign w:val="center"/>
          </w:tcPr>
          <w:p>
            <w:pPr>
              <w:rPr>
                <w:rFonts w:cs="Courier New"/>
                <w:color w:val="000000"/>
                <w:szCs w:val="21"/>
              </w:rPr>
            </w:pPr>
            <w:r>
              <w:rPr>
                <w:rFonts w:cs="Courier New"/>
                <w:color w:val="000000"/>
                <w:szCs w:val="21"/>
              </w:rPr>
              <w:t>PRICE_LAST_ASK_RT</w:t>
            </w:r>
          </w:p>
        </w:tc>
        <w:tc>
          <w:tcPr>
            <w:tcW w:w="850" w:type="dxa"/>
            <w:tcBorders>
              <w:top w:val="single" w:color="auto" w:sz="4" w:space="0"/>
              <w:left w:val="single" w:color="auto" w:sz="4" w:space="0"/>
              <w:bottom w:val="single" w:color="auto" w:sz="4" w:space="0"/>
              <w:right w:val="single" w:color="auto" w:sz="4" w:space="0"/>
            </w:tcBorders>
            <w:vAlign w:val="center"/>
          </w:tcPr>
          <w:p>
            <w:pPr>
              <w:jc w:val="left"/>
              <w:rPr>
                <w:rFonts w:cs="Courier New"/>
                <w:color w:val="000000"/>
                <w:szCs w:val="21"/>
              </w:rPr>
            </w:pPr>
            <w:r>
              <w:rPr>
                <w:rFonts w:hint="eastAsia" w:cs="Courier New"/>
                <w:color w:val="000000"/>
                <w:szCs w:val="21"/>
              </w:rPr>
              <w:t>double</w:t>
            </w:r>
          </w:p>
        </w:tc>
        <w:tc>
          <w:tcPr>
            <w:tcW w:w="2319" w:type="dxa"/>
            <w:tcBorders>
              <w:top w:val="single" w:color="auto" w:sz="4" w:space="0"/>
              <w:left w:val="single" w:color="auto" w:sz="4" w:space="0"/>
              <w:bottom w:val="single" w:color="auto" w:sz="4" w:space="0"/>
              <w:right w:val="single" w:color="auto" w:sz="4" w:space="0"/>
            </w:tcBorders>
            <w:vAlign w:val="center"/>
          </w:tcPr>
          <w:p>
            <w:pPr>
              <w:rPr>
                <w:rFonts w:cs="Courier New"/>
                <w:color w:val="00000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57" w:hRule="atLeast"/>
          <w:jc w:val="center"/>
        </w:trPr>
        <w:tc>
          <w:tcPr>
            <w:tcW w:w="1884" w:type="dxa"/>
            <w:tcBorders>
              <w:top w:val="single" w:color="auto" w:sz="4" w:space="0"/>
              <w:left w:val="single" w:color="auto" w:sz="4" w:space="0"/>
              <w:bottom w:val="single" w:color="auto" w:sz="4" w:space="0"/>
              <w:right w:val="single" w:color="auto" w:sz="4" w:space="0"/>
            </w:tcBorders>
            <w:vAlign w:val="center"/>
          </w:tcPr>
          <w:p>
            <w:pPr>
              <w:rPr>
                <w:rFonts w:cs="Courier New"/>
                <w:color w:val="000000"/>
                <w:szCs w:val="21"/>
              </w:rPr>
            </w:pPr>
          </w:p>
        </w:tc>
        <w:tc>
          <w:tcPr>
            <w:tcW w:w="2904" w:type="dxa"/>
            <w:tcBorders>
              <w:top w:val="single" w:color="auto" w:sz="4" w:space="0"/>
              <w:left w:val="single" w:color="auto" w:sz="4" w:space="0"/>
              <w:bottom w:val="single" w:color="auto" w:sz="4" w:space="0"/>
              <w:right w:val="single" w:color="auto" w:sz="4" w:space="0"/>
            </w:tcBorders>
            <w:vAlign w:val="center"/>
          </w:tcPr>
          <w:p>
            <w:pPr>
              <w:rPr>
                <w:rFonts w:cs="Courier New"/>
                <w:color w:val="000000"/>
                <w:szCs w:val="21"/>
              </w:rPr>
            </w:pPr>
          </w:p>
        </w:tc>
        <w:tc>
          <w:tcPr>
            <w:tcW w:w="850" w:type="dxa"/>
            <w:tcBorders>
              <w:top w:val="single" w:color="auto" w:sz="4" w:space="0"/>
              <w:left w:val="single" w:color="auto" w:sz="4" w:space="0"/>
              <w:bottom w:val="single" w:color="auto" w:sz="4" w:space="0"/>
              <w:right w:val="single" w:color="auto" w:sz="4" w:space="0"/>
            </w:tcBorders>
          </w:tcPr>
          <w:p>
            <w:pPr>
              <w:jc w:val="left"/>
              <w:rPr>
                <w:rFonts w:cs="Courier New"/>
                <w:color w:val="000000"/>
                <w:szCs w:val="21"/>
              </w:rPr>
            </w:pPr>
          </w:p>
        </w:tc>
        <w:tc>
          <w:tcPr>
            <w:tcW w:w="2319" w:type="dxa"/>
            <w:tcBorders>
              <w:top w:val="single" w:color="auto" w:sz="4" w:space="0"/>
              <w:left w:val="single" w:color="auto" w:sz="4" w:space="0"/>
              <w:bottom w:val="single" w:color="auto" w:sz="4" w:space="0"/>
              <w:right w:val="single" w:color="auto" w:sz="4" w:space="0"/>
            </w:tcBorders>
            <w:vAlign w:val="center"/>
          </w:tcPr>
          <w:p>
            <w:pPr>
              <w:rPr>
                <w:rFonts w:cs="Courier New"/>
                <w:color w:val="00000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57" w:hRule="atLeast"/>
          <w:jc w:val="center"/>
        </w:trPr>
        <w:tc>
          <w:tcPr>
            <w:tcW w:w="1884" w:type="dxa"/>
            <w:tcBorders>
              <w:top w:val="single" w:color="auto" w:sz="4" w:space="0"/>
              <w:left w:val="single" w:color="auto" w:sz="4" w:space="0"/>
              <w:bottom w:val="single" w:color="auto" w:sz="4" w:space="0"/>
              <w:right w:val="single" w:color="auto" w:sz="4" w:space="0"/>
            </w:tcBorders>
            <w:vAlign w:val="center"/>
          </w:tcPr>
          <w:p>
            <w:pPr>
              <w:rPr>
                <w:rFonts w:cs="Courier New"/>
                <w:color w:val="000000"/>
                <w:szCs w:val="21"/>
              </w:rPr>
            </w:pPr>
            <w:r>
              <w:rPr>
                <w:rFonts w:hint="eastAsia" w:cs="Courier New"/>
                <w:color w:val="000000"/>
                <w:szCs w:val="21"/>
              </w:rPr>
              <w:t>外管局中间价</w:t>
            </w:r>
          </w:p>
        </w:tc>
        <w:tc>
          <w:tcPr>
            <w:tcW w:w="2904" w:type="dxa"/>
            <w:tcBorders>
              <w:top w:val="single" w:color="auto" w:sz="4" w:space="0"/>
              <w:left w:val="single" w:color="auto" w:sz="4" w:space="0"/>
              <w:bottom w:val="single" w:color="auto" w:sz="4" w:space="0"/>
              <w:right w:val="single" w:color="auto" w:sz="4" w:space="0"/>
            </w:tcBorders>
            <w:vAlign w:val="center"/>
          </w:tcPr>
          <w:p>
            <w:pPr>
              <w:rPr>
                <w:rFonts w:cs="Courier New"/>
                <w:color w:val="000000"/>
                <w:szCs w:val="21"/>
              </w:rPr>
            </w:pPr>
          </w:p>
        </w:tc>
        <w:tc>
          <w:tcPr>
            <w:tcW w:w="850" w:type="dxa"/>
            <w:tcBorders>
              <w:top w:val="single" w:color="auto" w:sz="4" w:space="0"/>
              <w:left w:val="single" w:color="auto" w:sz="4" w:space="0"/>
              <w:bottom w:val="single" w:color="auto" w:sz="4" w:space="0"/>
              <w:right w:val="single" w:color="auto" w:sz="4" w:space="0"/>
            </w:tcBorders>
            <w:vAlign w:val="center"/>
          </w:tcPr>
          <w:p>
            <w:pPr>
              <w:jc w:val="left"/>
              <w:rPr>
                <w:rFonts w:cs="Courier New"/>
                <w:color w:val="000000"/>
                <w:szCs w:val="21"/>
              </w:rPr>
            </w:pPr>
          </w:p>
        </w:tc>
        <w:tc>
          <w:tcPr>
            <w:tcW w:w="2319" w:type="dxa"/>
            <w:tcBorders>
              <w:top w:val="single" w:color="auto" w:sz="4" w:space="0"/>
              <w:left w:val="single" w:color="auto" w:sz="4" w:space="0"/>
              <w:bottom w:val="single" w:color="auto" w:sz="4" w:space="0"/>
              <w:right w:val="single" w:color="auto" w:sz="4" w:space="0"/>
            </w:tcBorders>
            <w:vAlign w:val="center"/>
          </w:tcPr>
          <w:p>
            <w:pPr>
              <w:rPr>
                <w:rFonts w:cs="Courier New"/>
                <w:color w:val="000000"/>
                <w:szCs w:val="21"/>
              </w:rPr>
            </w:pPr>
            <w:r>
              <w:rPr>
                <w:rFonts w:hint="eastAsia" w:cs="Courier New"/>
                <w:color w:val="000000"/>
                <w:szCs w:val="21"/>
              </w:rPr>
              <w:t>指外管局当日中间价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57" w:hRule="atLeast"/>
          <w:jc w:val="center"/>
        </w:trPr>
        <w:tc>
          <w:tcPr>
            <w:tcW w:w="1884" w:type="dxa"/>
            <w:tcBorders>
              <w:top w:val="single" w:color="auto" w:sz="4" w:space="0"/>
              <w:left w:val="single" w:color="auto" w:sz="4" w:space="0"/>
              <w:bottom w:val="single" w:color="auto" w:sz="4" w:space="0"/>
              <w:right w:val="single" w:color="auto" w:sz="4" w:space="0"/>
            </w:tcBorders>
            <w:vAlign w:val="center"/>
          </w:tcPr>
          <w:p>
            <w:pPr>
              <w:rPr>
                <w:rFonts w:cs="Courier New"/>
                <w:color w:val="000000"/>
                <w:szCs w:val="21"/>
              </w:rPr>
            </w:pPr>
            <w:r>
              <w:rPr>
                <w:rFonts w:hint="eastAsia" w:cs="Courier New"/>
                <w:color w:val="000000"/>
                <w:szCs w:val="21"/>
              </w:rPr>
              <w:t>外管局最低限价</w:t>
            </w:r>
          </w:p>
        </w:tc>
        <w:tc>
          <w:tcPr>
            <w:tcW w:w="2904" w:type="dxa"/>
            <w:tcBorders>
              <w:top w:val="single" w:color="auto" w:sz="4" w:space="0"/>
              <w:left w:val="single" w:color="auto" w:sz="4" w:space="0"/>
              <w:bottom w:val="single" w:color="auto" w:sz="4" w:space="0"/>
              <w:right w:val="single" w:color="auto" w:sz="4" w:space="0"/>
            </w:tcBorders>
            <w:vAlign w:val="center"/>
          </w:tcPr>
          <w:p>
            <w:pPr>
              <w:rPr>
                <w:rFonts w:cs="Courier New"/>
                <w:color w:val="000000"/>
                <w:szCs w:val="21"/>
              </w:rPr>
            </w:pPr>
          </w:p>
        </w:tc>
        <w:tc>
          <w:tcPr>
            <w:tcW w:w="850" w:type="dxa"/>
            <w:tcBorders>
              <w:top w:val="single" w:color="auto" w:sz="4" w:space="0"/>
              <w:left w:val="single" w:color="auto" w:sz="4" w:space="0"/>
              <w:bottom w:val="single" w:color="auto" w:sz="4" w:space="0"/>
              <w:right w:val="single" w:color="auto" w:sz="4" w:space="0"/>
            </w:tcBorders>
            <w:vAlign w:val="center"/>
          </w:tcPr>
          <w:p>
            <w:pPr>
              <w:jc w:val="left"/>
              <w:rPr>
                <w:rFonts w:cs="Courier New"/>
                <w:color w:val="000000"/>
                <w:szCs w:val="21"/>
              </w:rPr>
            </w:pPr>
          </w:p>
        </w:tc>
        <w:tc>
          <w:tcPr>
            <w:tcW w:w="2319" w:type="dxa"/>
            <w:tcBorders>
              <w:top w:val="single" w:color="auto" w:sz="4" w:space="0"/>
              <w:left w:val="single" w:color="auto" w:sz="4" w:space="0"/>
              <w:bottom w:val="single" w:color="auto" w:sz="4" w:space="0"/>
              <w:right w:val="single" w:color="auto" w:sz="4" w:space="0"/>
            </w:tcBorders>
            <w:vAlign w:val="center"/>
          </w:tcPr>
          <w:p>
            <w:pPr>
              <w:rPr>
                <w:rFonts w:cs="Courier New"/>
                <w:color w:val="000000"/>
                <w:szCs w:val="21"/>
              </w:rPr>
            </w:pPr>
            <w:r>
              <w:rPr>
                <w:rFonts w:hint="eastAsia" w:cs="Courier New"/>
                <w:color w:val="000000"/>
                <w:szCs w:val="21"/>
              </w:rPr>
              <w:t>指外管局当日最低限价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57" w:hRule="atLeast"/>
          <w:jc w:val="center"/>
        </w:trPr>
        <w:tc>
          <w:tcPr>
            <w:tcW w:w="1884" w:type="dxa"/>
            <w:tcBorders>
              <w:top w:val="single" w:color="auto" w:sz="4" w:space="0"/>
              <w:left w:val="single" w:color="auto" w:sz="4" w:space="0"/>
              <w:bottom w:val="single" w:color="auto" w:sz="4" w:space="0"/>
              <w:right w:val="single" w:color="auto" w:sz="4" w:space="0"/>
            </w:tcBorders>
            <w:vAlign w:val="center"/>
          </w:tcPr>
          <w:p>
            <w:pPr>
              <w:rPr>
                <w:rFonts w:cs="Courier New"/>
                <w:color w:val="000000"/>
                <w:szCs w:val="21"/>
              </w:rPr>
            </w:pPr>
            <w:r>
              <w:rPr>
                <w:rFonts w:hint="eastAsia" w:cs="Courier New"/>
                <w:color w:val="000000"/>
                <w:szCs w:val="21"/>
              </w:rPr>
              <w:t>外管局最低限价</w:t>
            </w:r>
          </w:p>
        </w:tc>
        <w:tc>
          <w:tcPr>
            <w:tcW w:w="2904" w:type="dxa"/>
            <w:tcBorders>
              <w:top w:val="single" w:color="auto" w:sz="4" w:space="0"/>
              <w:left w:val="single" w:color="auto" w:sz="4" w:space="0"/>
              <w:bottom w:val="single" w:color="auto" w:sz="4" w:space="0"/>
              <w:right w:val="single" w:color="auto" w:sz="4" w:space="0"/>
            </w:tcBorders>
            <w:vAlign w:val="center"/>
          </w:tcPr>
          <w:p>
            <w:pPr>
              <w:rPr>
                <w:rFonts w:cs="Courier New"/>
                <w:color w:val="000000"/>
                <w:szCs w:val="21"/>
              </w:rPr>
            </w:pPr>
          </w:p>
        </w:tc>
        <w:tc>
          <w:tcPr>
            <w:tcW w:w="850" w:type="dxa"/>
            <w:tcBorders>
              <w:top w:val="single" w:color="auto" w:sz="4" w:space="0"/>
              <w:left w:val="single" w:color="auto" w:sz="4" w:space="0"/>
              <w:bottom w:val="single" w:color="auto" w:sz="4" w:space="0"/>
              <w:right w:val="single" w:color="auto" w:sz="4" w:space="0"/>
            </w:tcBorders>
          </w:tcPr>
          <w:p>
            <w:pPr>
              <w:jc w:val="left"/>
              <w:rPr>
                <w:rFonts w:cs="Courier New"/>
                <w:color w:val="000000"/>
                <w:szCs w:val="21"/>
              </w:rPr>
            </w:pPr>
          </w:p>
        </w:tc>
        <w:tc>
          <w:tcPr>
            <w:tcW w:w="2319" w:type="dxa"/>
            <w:tcBorders>
              <w:top w:val="single" w:color="auto" w:sz="4" w:space="0"/>
              <w:left w:val="single" w:color="auto" w:sz="4" w:space="0"/>
              <w:bottom w:val="single" w:color="auto" w:sz="4" w:space="0"/>
              <w:right w:val="single" w:color="auto" w:sz="4" w:space="0"/>
            </w:tcBorders>
            <w:vAlign w:val="center"/>
          </w:tcPr>
          <w:p>
            <w:pPr>
              <w:rPr>
                <w:rFonts w:cs="Courier New"/>
                <w:color w:val="000000"/>
                <w:szCs w:val="21"/>
              </w:rPr>
            </w:pPr>
            <w:r>
              <w:rPr>
                <w:rFonts w:hint="eastAsia" w:cs="Courier New"/>
                <w:color w:val="000000"/>
                <w:szCs w:val="21"/>
              </w:rPr>
              <w:t>指外管局当日最高限价</w:t>
            </w:r>
          </w:p>
        </w:tc>
      </w:tr>
    </w:tbl>
    <w:p>
      <w:pPr>
        <w:pStyle w:val="5"/>
        <w:numPr>
          <w:ilvl w:val="3"/>
          <w:numId w:val="1"/>
        </w:numPr>
        <w:spacing w:line="377" w:lineRule="auto"/>
        <w:ind w:left="708"/>
        <w:rPr>
          <w:rStyle w:val="32"/>
          <w:b/>
          <w:bCs w:val="0"/>
        </w:rPr>
      </w:pPr>
      <w:r>
        <w:rPr>
          <w:rStyle w:val="32"/>
          <w:rFonts w:hint="eastAsia"/>
          <w:b/>
          <w:bCs w:val="0"/>
        </w:rPr>
        <w:t>掉期数据结构</w:t>
      </w:r>
    </w:p>
    <w:tbl>
      <w:tblPr>
        <w:tblStyle w:val="22"/>
        <w:tblW w:w="7957" w:type="dxa"/>
        <w:jc w:val="center"/>
        <w:tblInd w:w="-11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84"/>
        <w:gridCol w:w="2904"/>
        <w:gridCol w:w="850"/>
        <w:gridCol w:w="231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57" w:hRule="atLeast"/>
          <w:jc w:val="center"/>
        </w:trPr>
        <w:tc>
          <w:tcPr>
            <w:tcW w:w="1884" w:type="dxa"/>
            <w:tcBorders>
              <w:top w:val="single" w:color="auto" w:sz="4" w:space="0"/>
              <w:left w:val="single" w:color="auto" w:sz="4" w:space="0"/>
              <w:bottom w:val="single" w:color="auto" w:sz="4" w:space="0"/>
              <w:right w:val="single" w:color="auto" w:sz="4" w:space="0"/>
            </w:tcBorders>
            <w:shd w:val="clear" w:color="auto" w:fill="A6A6A6"/>
            <w:vAlign w:val="center"/>
          </w:tcPr>
          <w:p>
            <w:pPr>
              <w:jc w:val="center"/>
              <w:rPr>
                <w:rFonts w:cs="Courier New"/>
                <w:szCs w:val="21"/>
              </w:rPr>
            </w:pPr>
            <w:r>
              <w:rPr>
                <w:rFonts w:hint="eastAsia" w:cs="Courier New"/>
                <w:szCs w:val="21"/>
              </w:rPr>
              <w:t>数据域说明</w:t>
            </w:r>
          </w:p>
        </w:tc>
        <w:tc>
          <w:tcPr>
            <w:tcW w:w="2904" w:type="dxa"/>
            <w:tcBorders>
              <w:top w:val="single" w:color="auto" w:sz="4" w:space="0"/>
              <w:left w:val="single" w:color="auto" w:sz="4" w:space="0"/>
              <w:bottom w:val="single" w:color="auto" w:sz="4" w:space="0"/>
              <w:right w:val="single" w:color="auto" w:sz="4" w:space="0"/>
            </w:tcBorders>
            <w:shd w:val="clear" w:color="auto" w:fill="A6A6A6"/>
            <w:vAlign w:val="center"/>
          </w:tcPr>
          <w:p>
            <w:pPr>
              <w:jc w:val="center"/>
              <w:rPr>
                <w:rFonts w:cs="Courier New"/>
                <w:szCs w:val="21"/>
              </w:rPr>
            </w:pPr>
            <w:r>
              <w:rPr>
                <w:rFonts w:hint="eastAsia" w:cs="Courier New"/>
                <w:szCs w:val="21"/>
              </w:rPr>
              <w:t>彭博字段域名</w:t>
            </w:r>
          </w:p>
        </w:tc>
        <w:tc>
          <w:tcPr>
            <w:tcW w:w="850" w:type="dxa"/>
            <w:tcBorders>
              <w:top w:val="single" w:color="auto" w:sz="4" w:space="0"/>
              <w:left w:val="single" w:color="auto" w:sz="4" w:space="0"/>
              <w:bottom w:val="single" w:color="auto" w:sz="4" w:space="0"/>
              <w:right w:val="single" w:color="auto" w:sz="4" w:space="0"/>
            </w:tcBorders>
            <w:shd w:val="clear" w:color="auto" w:fill="A6A6A6"/>
            <w:vAlign w:val="center"/>
          </w:tcPr>
          <w:p>
            <w:pPr>
              <w:jc w:val="center"/>
              <w:rPr>
                <w:rFonts w:cs="Courier New"/>
                <w:szCs w:val="21"/>
              </w:rPr>
            </w:pPr>
            <w:r>
              <w:rPr>
                <w:rFonts w:hint="eastAsia" w:cs="Courier New"/>
                <w:szCs w:val="21"/>
              </w:rPr>
              <w:t>类型</w:t>
            </w:r>
          </w:p>
        </w:tc>
        <w:tc>
          <w:tcPr>
            <w:tcW w:w="2319" w:type="dxa"/>
            <w:tcBorders>
              <w:top w:val="single" w:color="auto" w:sz="4" w:space="0"/>
              <w:left w:val="single" w:color="auto" w:sz="4" w:space="0"/>
              <w:bottom w:val="single" w:color="auto" w:sz="4" w:space="0"/>
              <w:right w:val="single" w:color="auto" w:sz="4" w:space="0"/>
            </w:tcBorders>
            <w:shd w:val="clear" w:color="auto" w:fill="A6A6A6"/>
            <w:vAlign w:val="center"/>
          </w:tcPr>
          <w:p>
            <w:pPr>
              <w:jc w:val="center"/>
              <w:rPr>
                <w:rFonts w:cs="Courier New"/>
                <w:szCs w:val="21"/>
              </w:rPr>
            </w:pPr>
            <w:r>
              <w:rPr>
                <w:rFonts w:hint="eastAsia" w:cs="Courier New"/>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57" w:hRule="atLeast"/>
          <w:jc w:val="center"/>
        </w:trPr>
        <w:tc>
          <w:tcPr>
            <w:tcW w:w="1884" w:type="dxa"/>
            <w:tcBorders>
              <w:top w:val="single" w:color="auto" w:sz="4" w:space="0"/>
              <w:left w:val="single" w:color="auto" w:sz="4" w:space="0"/>
              <w:bottom w:val="single" w:color="auto" w:sz="4" w:space="0"/>
              <w:right w:val="single" w:color="auto" w:sz="4" w:space="0"/>
            </w:tcBorders>
            <w:vAlign w:val="center"/>
          </w:tcPr>
          <w:p>
            <w:pPr>
              <w:rPr>
                <w:rFonts w:cs="Courier New"/>
                <w:color w:val="000000"/>
                <w:szCs w:val="21"/>
              </w:rPr>
            </w:pPr>
            <w:r>
              <w:rPr>
                <w:rFonts w:hint="eastAsia" w:cs="Courier New"/>
                <w:color w:val="000000"/>
                <w:szCs w:val="21"/>
              </w:rPr>
              <w:t>报价单位</w:t>
            </w:r>
          </w:p>
        </w:tc>
        <w:tc>
          <w:tcPr>
            <w:tcW w:w="2904" w:type="dxa"/>
            <w:tcBorders>
              <w:top w:val="single" w:color="auto" w:sz="4" w:space="0"/>
              <w:left w:val="single" w:color="auto" w:sz="4" w:space="0"/>
              <w:bottom w:val="single" w:color="auto" w:sz="4" w:space="0"/>
              <w:right w:val="single" w:color="auto" w:sz="4" w:space="0"/>
            </w:tcBorders>
            <w:vAlign w:val="center"/>
          </w:tcPr>
          <w:p>
            <w:pPr>
              <w:rPr>
                <w:rFonts w:cs="Courier New"/>
                <w:color w:val="000000"/>
                <w:szCs w:val="21"/>
              </w:rPr>
            </w:pPr>
            <w:r>
              <w:rPr>
                <w:rFonts w:cs="Courier New"/>
                <w:color w:val="000000"/>
                <w:szCs w:val="21"/>
              </w:rPr>
              <w:t>QUOTE_UNITS_RT</w:t>
            </w:r>
          </w:p>
        </w:tc>
        <w:tc>
          <w:tcPr>
            <w:tcW w:w="850" w:type="dxa"/>
            <w:tcBorders>
              <w:top w:val="single" w:color="auto" w:sz="4" w:space="0"/>
              <w:left w:val="single" w:color="auto" w:sz="4" w:space="0"/>
              <w:bottom w:val="single" w:color="auto" w:sz="4" w:space="0"/>
              <w:right w:val="single" w:color="auto" w:sz="4" w:space="0"/>
            </w:tcBorders>
            <w:vAlign w:val="center"/>
          </w:tcPr>
          <w:p>
            <w:pPr>
              <w:rPr>
                <w:rFonts w:cs="Courier New"/>
                <w:color w:val="000000"/>
                <w:szCs w:val="21"/>
              </w:rPr>
            </w:pPr>
            <w:r>
              <w:rPr>
                <w:rFonts w:hint="eastAsia" w:cs="Courier New"/>
                <w:color w:val="000000"/>
                <w:szCs w:val="21"/>
              </w:rPr>
              <w:t>string</w:t>
            </w:r>
          </w:p>
        </w:tc>
        <w:tc>
          <w:tcPr>
            <w:tcW w:w="2319" w:type="dxa"/>
            <w:tcBorders>
              <w:top w:val="single" w:color="auto" w:sz="4" w:space="0"/>
              <w:left w:val="single" w:color="auto" w:sz="4" w:space="0"/>
              <w:bottom w:val="single" w:color="auto" w:sz="4" w:space="0"/>
              <w:right w:val="single" w:color="auto" w:sz="4" w:space="0"/>
            </w:tcBorders>
            <w:vAlign w:val="center"/>
          </w:tcPr>
          <w:p>
            <w:pPr>
              <w:rPr>
                <w:rFonts w:cs="Courier New"/>
                <w:color w:val="00000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57" w:hRule="atLeast"/>
          <w:jc w:val="center"/>
        </w:trPr>
        <w:tc>
          <w:tcPr>
            <w:tcW w:w="1884" w:type="dxa"/>
            <w:tcBorders>
              <w:top w:val="single" w:color="auto" w:sz="4" w:space="0"/>
              <w:left w:val="single" w:color="auto" w:sz="4" w:space="0"/>
              <w:bottom w:val="single" w:color="auto" w:sz="4" w:space="0"/>
              <w:right w:val="single" w:color="auto" w:sz="4" w:space="0"/>
            </w:tcBorders>
            <w:vAlign w:val="center"/>
          </w:tcPr>
          <w:p>
            <w:pPr>
              <w:rPr>
                <w:rFonts w:cs="Courier New"/>
                <w:color w:val="000000"/>
                <w:szCs w:val="21"/>
              </w:rPr>
            </w:pPr>
            <w:r>
              <w:rPr>
                <w:rFonts w:hint="eastAsia" w:cs="Courier New"/>
                <w:color w:val="000000"/>
                <w:szCs w:val="21"/>
              </w:rPr>
              <w:t>可交易标识</w:t>
            </w:r>
          </w:p>
        </w:tc>
        <w:tc>
          <w:tcPr>
            <w:tcW w:w="2904" w:type="dxa"/>
            <w:tcBorders>
              <w:top w:val="single" w:color="auto" w:sz="4" w:space="0"/>
              <w:left w:val="single" w:color="auto" w:sz="4" w:space="0"/>
              <w:bottom w:val="single" w:color="auto" w:sz="4" w:space="0"/>
              <w:right w:val="single" w:color="auto" w:sz="4" w:space="0"/>
            </w:tcBorders>
            <w:vAlign w:val="center"/>
          </w:tcPr>
          <w:p>
            <w:pPr>
              <w:rPr>
                <w:rFonts w:cs="Courier New"/>
                <w:color w:val="000000"/>
                <w:szCs w:val="21"/>
              </w:rPr>
            </w:pPr>
          </w:p>
        </w:tc>
        <w:tc>
          <w:tcPr>
            <w:tcW w:w="850" w:type="dxa"/>
            <w:tcBorders>
              <w:top w:val="single" w:color="auto" w:sz="4" w:space="0"/>
              <w:left w:val="single" w:color="auto" w:sz="4" w:space="0"/>
              <w:bottom w:val="single" w:color="auto" w:sz="4" w:space="0"/>
              <w:right w:val="single" w:color="auto" w:sz="4" w:space="0"/>
            </w:tcBorders>
            <w:vAlign w:val="center"/>
          </w:tcPr>
          <w:p>
            <w:pPr>
              <w:rPr>
                <w:rFonts w:cs="Courier New"/>
                <w:color w:val="000000"/>
                <w:szCs w:val="21"/>
              </w:rPr>
            </w:pPr>
          </w:p>
        </w:tc>
        <w:tc>
          <w:tcPr>
            <w:tcW w:w="2319" w:type="dxa"/>
            <w:tcBorders>
              <w:top w:val="single" w:color="auto" w:sz="4" w:space="0"/>
              <w:left w:val="single" w:color="auto" w:sz="4" w:space="0"/>
              <w:bottom w:val="single" w:color="auto" w:sz="4" w:space="0"/>
              <w:right w:val="single" w:color="auto" w:sz="4" w:space="0"/>
            </w:tcBorders>
            <w:vAlign w:val="center"/>
          </w:tcPr>
          <w:p>
            <w:pPr>
              <w:rPr>
                <w:rFonts w:cs="Courier New"/>
                <w:color w:val="000000"/>
                <w:szCs w:val="21"/>
              </w:rPr>
            </w:pPr>
            <w:r>
              <w:rPr>
                <w:rFonts w:hint="eastAsia" w:cs="Courier New"/>
                <w:color w:val="000000"/>
                <w:szCs w:val="21"/>
              </w:rPr>
              <w:t>价格可用状态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57" w:hRule="atLeast"/>
          <w:jc w:val="center"/>
        </w:trPr>
        <w:tc>
          <w:tcPr>
            <w:tcW w:w="1884" w:type="dxa"/>
            <w:tcBorders>
              <w:top w:val="single" w:color="auto" w:sz="4" w:space="0"/>
              <w:left w:val="single" w:color="auto" w:sz="4" w:space="0"/>
              <w:bottom w:val="single" w:color="auto" w:sz="4" w:space="0"/>
              <w:right w:val="single" w:color="auto" w:sz="4" w:space="0"/>
            </w:tcBorders>
            <w:vAlign w:val="center"/>
          </w:tcPr>
          <w:p>
            <w:pPr>
              <w:rPr>
                <w:rFonts w:cs="Courier New"/>
                <w:color w:val="000000"/>
                <w:szCs w:val="21"/>
              </w:rPr>
            </w:pPr>
            <w:r>
              <w:rPr>
                <w:rFonts w:hint="eastAsia" w:cs="Courier New"/>
                <w:color w:val="000000"/>
                <w:szCs w:val="21"/>
              </w:rPr>
              <w:t>起息日</w:t>
            </w:r>
          </w:p>
        </w:tc>
        <w:tc>
          <w:tcPr>
            <w:tcW w:w="2904" w:type="dxa"/>
            <w:tcBorders>
              <w:top w:val="single" w:color="auto" w:sz="4" w:space="0"/>
              <w:left w:val="single" w:color="auto" w:sz="4" w:space="0"/>
              <w:bottom w:val="single" w:color="auto" w:sz="4" w:space="0"/>
              <w:right w:val="single" w:color="auto" w:sz="4" w:space="0"/>
            </w:tcBorders>
            <w:vAlign w:val="center"/>
          </w:tcPr>
          <w:p>
            <w:pPr>
              <w:rPr>
                <w:rFonts w:cs="Courier New"/>
                <w:color w:val="000000"/>
                <w:szCs w:val="21"/>
              </w:rPr>
            </w:pPr>
          </w:p>
        </w:tc>
        <w:tc>
          <w:tcPr>
            <w:tcW w:w="850" w:type="dxa"/>
            <w:tcBorders>
              <w:top w:val="single" w:color="auto" w:sz="4" w:space="0"/>
              <w:left w:val="single" w:color="auto" w:sz="4" w:space="0"/>
              <w:bottom w:val="single" w:color="auto" w:sz="4" w:space="0"/>
              <w:right w:val="single" w:color="auto" w:sz="4" w:space="0"/>
            </w:tcBorders>
          </w:tcPr>
          <w:p>
            <w:pPr>
              <w:rPr>
                <w:rFonts w:cs="Courier New"/>
                <w:color w:val="000000"/>
                <w:szCs w:val="21"/>
              </w:rPr>
            </w:pPr>
          </w:p>
        </w:tc>
        <w:tc>
          <w:tcPr>
            <w:tcW w:w="2319" w:type="dxa"/>
            <w:tcBorders>
              <w:top w:val="single" w:color="auto" w:sz="4" w:space="0"/>
              <w:left w:val="single" w:color="auto" w:sz="4" w:space="0"/>
              <w:bottom w:val="single" w:color="auto" w:sz="4" w:space="0"/>
              <w:right w:val="single" w:color="auto" w:sz="4" w:space="0"/>
            </w:tcBorders>
            <w:vAlign w:val="center"/>
          </w:tcPr>
          <w:p>
            <w:pPr>
              <w:rPr>
                <w:rFonts w:cs="Courier New"/>
                <w:color w:val="00000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57" w:hRule="atLeast"/>
          <w:jc w:val="center"/>
        </w:trPr>
        <w:tc>
          <w:tcPr>
            <w:tcW w:w="1884" w:type="dxa"/>
            <w:tcBorders>
              <w:top w:val="single" w:color="auto" w:sz="4" w:space="0"/>
              <w:left w:val="single" w:color="auto" w:sz="4" w:space="0"/>
              <w:bottom w:val="single" w:color="auto" w:sz="4" w:space="0"/>
              <w:right w:val="single" w:color="auto" w:sz="4" w:space="0"/>
            </w:tcBorders>
            <w:vAlign w:val="center"/>
          </w:tcPr>
          <w:p>
            <w:pPr>
              <w:rPr>
                <w:rFonts w:cs="Courier New"/>
                <w:color w:val="000000"/>
                <w:szCs w:val="21"/>
              </w:rPr>
            </w:pPr>
            <w:r>
              <w:rPr>
                <w:rFonts w:hint="eastAsia" w:cs="Courier New"/>
                <w:color w:val="000000"/>
                <w:szCs w:val="21"/>
              </w:rPr>
              <w:t>到期日</w:t>
            </w:r>
          </w:p>
        </w:tc>
        <w:tc>
          <w:tcPr>
            <w:tcW w:w="2904" w:type="dxa"/>
            <w:tcBorders>
              <w:top w:val="single" w:color="auto" w:sz="4" w:space="0"/>
              <w:left w:val="single" w:color="auto" w:sz="4" w:space="0"/>
              <w:bottom w:val="single" w:color="auto" w:sz="4" w:space="0"/>
              <w:right w:val="single" w:color="auto" w:sz="4" w:space="0"/>
            </w:tcBorders>
            <w:vAlign w:val="center"/>
          </w:tcPr>
          <w:p>
            <w:pPr>
              <w:rPr>
                <w:rFonts w:cs="Courier New"/>
                <w:color w:val="000000"/>
                <w:szCs w:val="21"/>
              </w:rPr>
            </w:pPr>
          </w:p>
        </w:tc>
        <w:tc>
          <w:tcPr>
            <w:tcW w:w="850" w:type="dxa"/>
            <w:tcBorders>
              <w:top w:val="single" w:color="auto" w:sz="4" w:space="0"/>
              <w:left w:val="single" w:color="auto" w:sz="4" w:space="0"/>
              <w:bottom w:val="single" w:color="auto" w:sz="4" w:space="0"/>
              <w:right w:val="single" w:color="auto" w:sz="4" w:space="0"/>
            </w:tcBorders>
          </w:tcPr>
          <w:p>
            <w:pPr>
              <w:rPr>
                <w:rFonts w:cs="Courier New"/>
                <w:color w:val="000000"/>
                <w:szCs w:val="21"/>
              </w:rPr>
            </w:pPr>
          </w:p>
        </w:tc>
        <w:tc>
          <w:tcPr>
            <w:tcW w:w="2319" w:type="dxa"/>
            <w:tcBorders>
              <w:top w:val="single" w:color="auto" w:sz="4" w:space="0"/>
              <w:left w:val="single" w:color="auto" w:sz="4" w:space="0"/>
              <w:bottom w:val="single" w:color="auto" w:sz="4" w:space="0"/>
              <w:right w:val="single" w:color="auto" w:sz="4" w:space="0"/>
            </w:tcBorders>
            <w:vAlign w:val="center"/>
          </w:tcPr>
          <w:p>
            <w:pPr>
              <w:rPr>
                <w:rFonts w:cs="Courier New"/>
                <w:color w:val="00000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57" w:hRule="atLeast"/>
          <w:jc w:val="center"/>
        </w:trPr>
        <w:tc>
          <w:tcPr>
            <w:tcW w:w="1884" w:type="dxa"/>
            <w:tcBorders>
              <w:top w:val="single" w:color="auto" w:sz="4" w:space="0"/>
              <w:left w:val="single" w:color="auto" w:sz="4" w:space="0"/>
              <w:bottom w:val="single" w:color="auto" w:sz="4" w:space="0"/>
              <w:right w:val="single" w:color="auto" w:sz="4" w:space="0"/>
            </w:tcBorders>
            <w:vAlign w:val="center"/>
          </w:tcPr>
          <w:p>
            <w:pPr>
              <w:rPr>
                <w:rFonts w:cs="Courier New"/>
                <w:color w:val="000000"/>
                <w:szCs w:val="21"/>
              </w:rPr>
            </w:pPr>
            <w:r>
              <w:rPr>
                <w:rFonts w:hint="eastAsia" w:cs="Courier New"/>
                <w:color w:val="000000"/>
                <w:szCs w:val="21"/>
              </w:rPr>
              <w:t>牌价更新日期</w:t>
            </w:r>
          </w:p>
        </w:tc>
        <w:tc>
          <w:tcPr>
            <w:tcW w:w="2904" w:type="dxa"/>
            <w:tcBorders>
              <w:top w:val="single" w:color="auto" w:sz="4" w:space="0"/>
              <w:left w:val="single" w:color="auto" w:sz="4" w:space="0"/>
              <w:bottom w:val="single" w:color="auto" w:sz="4" w:space="0"/>
              <w:right w:val="single" w:color="auto" w:sz="4" w:space="0"/>
            </w:tcBorders>
            <w:vAlign w:val="center"/>
          </w:tcPr>
          <w:p>
            <w:pPr>
              <w:rPr>
                <w:rFonts w:cs="Courier New"/>
                <w:color w:val="000000"/>
                <w:szCs w:val="21"/>
              </w:rPr>
            </w:pPr>
          </w:p>
        </w:tc>
        <w:tc>
          <w:tcPr>
            <w:tcW w:w="850" w:type="dxa"/>
            <w:tcBorders>
              <w:top w:val="single" w:color="auto" w:sz="4" w:space="0"/>
              <w:left w:val="single" w:color="auto" w:sz="4" w:space="0"/>
              <w:bottom w:val="single" w:color="auto" w:sz="4" w:space="0"/>
              <w:right w:val="single" w:color="auto" w:sz="4" w:space="0"/>
            </w:tcBorders>
          </w:tcPr>
          <w:p>
            <w:pPr>
              <w:rPr>
                <w:rFonts w:cs="Courier New"/>
                <w:color w:val="000000"/>
                <w:szCs w:val="21"/>
              </w:rPr>
            </w:pPr>
          </w:p>
        </w:tc>
        <w:tc>
          <w:tcPr>
            <w:tcW w:w="2319" w:type="dxa"/>
            <w:tcBorders>
              <w:top w:val="single" w:color="auto" w:sz="4" w:space="0"/>
              <w:left w:val="single" w:color="auto" w:sz="4" w:space="0"/>
              <w:bottom w:val="single" w:color="auto" w:sz="4" w:space="0"/>
              <w:right w:val="single" w:color="auto" w:sz="4" w:space="0"/>
            </w:tcBorders>
            <w:vAlign w:val="center"/>
          </w:tcPr>
          <w:p>
            <w:pPr>
              <w:rPr>
                <w:rFonts w:cs="Courier New"/>
                <w:color w:val="000000"/>
                <w:szCs w:val="21"/>
              </w:rPr>
            </w:pPr>
            <w:r>
              <w:rPr>
                <w:rFonts w:hint="eastAsia" w:cs="Courier New"/>
                <w:color w:val="000000"/>
                <w:szCs w:val="21"/>
              </w:rPr>
              <w:t>价格更新时间戳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57" w:hRule="atLeast"/>
          <w:jc w:val="center"/>
        </w:trPr>
        <w:tc>
          <w:tcPr>
            <w:tcW w:w="1884" w:type="dxa"/>
            <w:tcBorders>
              <w:top w:val="single" w:color="auto" w:sz="4" w:space="0"/>
              <w:left w:val="single" w:color="auto" w:sz="4" w:space="0"/>
              <w:bottom w:val="single" w:color="auto" w:sz="4" w:space="0"/>
              <w:right w:val="single" w:color="auto" w:sz="4" w:space="0"/>
            </w:tcBorders>
            <w:vAlign w:val="center"/>
          </w:tcPr>
          <w:p>
            <w:pPr>
              <w:rPr>
                <w:rFonts w:cs="Courier New"/>
                <w:color w:val="000000"/>
                <w:szCs w:val="21"/>
              </w:rPr>
            </w:pPr>
            <w:r>
              <w:rPr>
                <w:rFonts w:hint="eastAsia" w:cs="Courier New"/>
                <w:color w:val="000000"/>
                <w:szCs w:val="21"/>
              </w:rPr>
              <w:t>牌价更新时间</w:t>
            </w:r>
          </w:p>
        </w:tc>
        <w:tc>
          <w:tcPr>
            <w:tcW w:w="2904" w:type="dxa"/>
            <w:tcBorders>
              <w:top w:val="single" w:color="auto" w:sz="4" w:space="0"/>
              <w:left w:val="single" w:color="auto" w:sz="4" w:space="0"/>
              <w:bottom w:val="single" w:color="auto" w:sz="4" w:space="0"/>
              <w:right w:val="single" w:color="auto" w:sz="4" w:space="0"/>
            </w:tcBorders>
            <w:vAlign w:val="center"/>
          </w:tcPr>
          <w:p>
            <w:pPr>
              <w:rPr>
                <w:rFonts w:cs="Courier New"/>
                <w:color w:val="000000"/>
                <w:szCs w:val="21"/>
              </w:rPr>
            </w:pPr>
          </w:p>
        </w:tc>
        <w:tc>
          <w:tcPr>
            <w:tcW w:w="850" w:type="dxa"/>
            <w:tcBorders>
              <w:top w:val="single" w:color="auto" w:sz="4" w:space="0"/>
              <w:left w:val="single" w:color="auto" w:sz="4" w:space="0"/>
              <w:bottom w:val="single" w:color="auto" w:sz="4" w:space="0"/>
              <w:right w:val="single" w:color="auto" w:sz="4" w:space="0"/>
            </w:tcBorders>
          </w:tcPr>
          <w:p>
            <w:pPr>
              <w:rPr>
                <w:rFonts w:cs="Courier New"/>
                <w:color w:val="000000"/>
                <w:szCs w:val="21"/>
              </w:rPr>
            </w:pPr>
          </w:p>
        </w:tc>
        <w:tc>
          <w:tcPr>
            <w:tcW w:w="2319" w:type="dxa"/>
            <w:tcBorders>
              <w:top w:val="single" w:color="auto" w:sz="4" w:space="0"/>
              <w:left w:val="single" w:color="auto" w:sz="4" w:space="0"/>
              <w:bottom w:val="single" w:color="auto" w:sz="4" w:space="0"/>
              <w:right w:val="single" w:color="auto" w:sz="4" w:space="0"/>
            </w:tcBorders>
            <w:vAlign w:val="center"/>
          </w:tcPr>
          <w:p>
            <w:pPr>
              <w:rPr>
                <w:rFonts w:cs="Courier New"/>
                <w:color w:val="000000"/>
                <w:szCs w:val="21"/>
              </w:rPr>
            </w:pPr>
            <w:r>
              <w:rPr>
                <w:rFonts w:hint="eastAsia" w:cs="Courier New"/>
                <w:color w:val="000000"/>
                <w:szCs w:val="21"/>
              </w:rPr>
              <w:t>价格更新时间戳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57" w:hRule="atLeast"/>
          <w:jc w:val="center"/>
        </w:trPr>
        <w:tc>
          <w:tcPr>
            <w:tcW w:w="1884" w:type="dxa"/>
            <w:tcBorders>
              <w:top w:val="single" w:color="auto" w:sz="4" w:space="0"/>
              <w:left w:val="single" w:color="auto" w:sz="4" w:space="0"/>
              <w:bottom w:val="single" w:color="auto" w:sz="4" w:space="0"/>
              <w:right w:val="single" w:color="auto" w:sz="4" w:space="0"/>
            </w:tcBorders>
            <w:vAlign w:val="center"/>
          </w:tcPr>
          <w:p>
            <w:pPr>
              <w:rPr>
                <w:rFonts w:cs="Courier New"/>
                <w:color w:val="000000"/>
                <w:szCs w:val="21"/>
              </w:rPr>
            </w:pPr>
            <w:r>
              <w:rPr>
                <w:rFonts w:hint="eastAsia" w:cs="Courier New"/>
                <w:color w:val="000000"/>
                <w:szCs w:val="21"/>
              </w:rPr>
              <w:t>买入价</w:t>
            </w:r>
          </w:p>
        </w:tc>
        <w:tc>
          <w:tcPr>
            <w:tcW w:w="2904" w:type="dxa"/>
            <w:tcBorders>
              <w:top w:val="single" w:color="auto" w:sz="4" w:space="0"/>
              <w:left w:val="single" w:color="auto" w:sz="4" w:space="0"/>
              <w:bottom w:val="single" w:color="auto" w:sz="4" w:space="0"/>
              <w:right w:val="single" w:color="auto" w:sz="4" w:space="0"/>
            </w:tcBorders>
            <w:vAlign w:val="center"/>
          </w:tcPr>
          <w:p>
            <w:pPr>
              <w:rPr>
                <w:rFonts w:cs="Courier New"/>
                <w:color w:val="000000"/>
                <w:szCs w:val="21"/>
              </w:rPr>
            </w:pPr>
            <w:r>
              <w:rPr>
                <w:rFonts w:cs="Courier New"/>
                <w:color w:val="000000"/>
                <w:szCs w:val="21"/>
              </w:rPr>
              <w:t>PRICE_LAST_BID_RT</w:t>
            </w:r>
          </w:p>
        </w:tc>
        <w:tc>
          <w:tcPr>
            <w:tcW w:w="850" w:type="dxa"/>
            <w:tcBorders>
              <w:top w:val="single" w:color="auto" w:sz="4" w:space="0"/>
              <w:left w:val="single" w:color="auto" w:sz="4" w:space="0"/>
              <w:bottom w:val="single" w:color="auto" w:sz="4" w:space="0"/>
              <w:right w:val="single" w:color="auto" w:sz="4" w:space="0"/>
            </w:tcBorders>
            <w:vAlign w:val="center"/>
          </w:tcPr>
          <w:p>
            <w:pPr>
              <w:jc w:val="left"/>
              <w:rPr>
                <w:rFonts w:cs="Courier New"/>
                <w:color w:val="000000"/>
                <w:szCs w:val="21"/>
              </w:rPr>
            </w:pPr>
            <w:r>
              <w:rPr>
                <w:rFonts w:hint="eastAsia" w:cs="Courier New"/>
                <w:color w:val="000000"/>
                <w:szCs w:val="21"/>
              </w:rPr>
              <w:t>double</w:t>
            </w:r>
          </w:p>
        </w:tc>
        <w:tc>
          <w:tcPr>
            <w:tcW w:w="2319" w:type="dxa"/>
            <w:tcBorders>
              <w:top w:val="single" w:color="auto" w:sz="4" w:space="0"/>
              <w:left w:val="single" w:color="auto" w:sz="4" w:space="0"/>
              <w:bottom w:val="single" w:color="auto" w:sz="4" w:space="0"/>
              <w:right w:val="single" w:color="auto" w:sz="4" w:space="0"/>
            </w:tcBorders>
            <w:vAlign w:val="center"/>
          </w:tcPr>
          <w:p>
            <w:pPr>
              <w:rPr>
                <w:rFonts w:cs="Courier New"/>
                <w:color w:val="00000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57" w:hRule="atLeast"/>
          <w:jc w:val="center"/>
        </w:trPr>
        <w:tc>
          <w:tcPr>
            <w:tcW w:w="1884" w:type="dxa"/>
            <w:tcBorders>
              <w:top w:val="single" w:color="auto" w:sz="4" w:space="0"/>
              <w:left w:val="single" w:color="auto" w:sz="4" w:space="0"/>
              <w:bottom w:val="single" w:color="auto" w:sz="4" w:space="0"/>
              <w:right w:val="single" w:color="auto" w:sz="4" w:space="0"/>
            </w:tcBorders>
            <w:vAlign w:val="center"/>
          </w:tcPr>
          <w:p>
            <w:pPr>
              <w:rPr>
                <w:rFonts w:cs="Courier New"/>
                <w:color w:val="000000"/>
                <w:szCs w:val="21"/>
              </w:rPr>
            </w:pPr>
            <w:r>
              <w:rPr>
                <w:rFonts w:hint="eastAsia" w:cs="Courier New"/>
                <w:color w:val="000000"/>
                <w:szCs w:val="21"/>
              </w:rPr>
              <w:t>卖出价</w:t>
            </w:r>
          </w:p>
        </w:tc>
        <w:tc>
          <w:tcPr>
            <w:tcW w:w="2904" w:type="dxa"/>
            <w:tcBorders>
              <w:top w:val="single" w:color="auto" w:sz="4" w:space="0"/>
              <w:left w:val="single" w:color="auto" w:sz="4" w:space="0"/>
              <w:bottom w:val="single" w:color="auto" w:sz="4" w:space="0"/>
              <w:right w:val="single" w:color="auto" w:sz="4" w:space="0"/>
            </w:tcBorders>
            <w:vAlign w:val="center"/>
          </w:tcPr>
          <w:p>
            <w:pPr>
              <w:rPr>
                <w:rFonts w:cs="Courier New"/>
                <w:color w:val="000000"/>
                <w:szCs w:val="21"/>
              </w:rPr>
            </w:pPr>
            <w:r>
              <w:rPr>
                <w:rFonts w:cs="Courier New"/>
                <w:color w:val="000000"/>
                <w:szCs w:val="21"/>
              </w:rPr>
              <w:t>PRICE_LAST_ASK_RT</w:t>
            </w:r>
          </w:p>
        </w:tc>
        <w:tc>
          <w:tcPr>
            <w:tcW w:w="850" w:type="dxa"/>
            <w:tcBorders>
              <w:top w:val="single" w:color="auto" w:sz="4" w:space="0"/>
              <w:left w:val="single" w:color="auto" w:sz="4" w:space="0"/>
              <w:bottom w:val="single" w:color="auto" w:sz="4" w:space="0"/>
              <w:right w:val="single" w:color="auto" w:sz="4" w:space="0"/>
            </w:tcBorders>
            <w:vAlign w:val="center"/>
          </w:tcPr>
          <w:p>
            <w:pPr>
              <w:jc w:val="left"/>
              <w:rPr>
                <w:rFonts w:cs="Courier New"/>
                <w:color w:val="000000"/>
                <w:szCs w:val="21"/>
              </w:rPr>
            </w:pPr>
            <w:r>
              <w:rPr>
                <w:rFonts w:hint="eastAsia" w:cs="Courier New"/>
                <w:color w:val="000000"/>
                <w:szCs w:val="21"/>
              </w:rPr>
              <w:t>double</w:t>
            </w:r>
          </w:p>
        </w:tc>
        <w:tc>
          <w:tcPr>
            <w:tcW w:w="2319" w:type="dxa"/>
            <w:tcBorders>
              <w:top w:val="single" w:color="auto" w:sz="4" w:space="0"/>
              <w:left w:val="single" w:color="auto" w:sz="4" w:space="0"/>
              <w:bottom w:val="single" w:color="auto" w:sz="4" w:space="0"/>
              <w:right w:val="single" w:color="auto" w:sz="4" w:space="0"/>
            </w:tcBorders>
            <w:vAlign w:val="center"/>
          </w:tcPr>
          <w:p>
            <w:pPr>
              <w:rPr>
                <w:rFonts w:cs="Courier New"/>
                <w:color w:val="000000"/>
                <w:szCs w:val="21"/>
              </w:rPr>
            </w:pPr>
          </w:p>
        </w:tc>
      </w:tr>
    </w:tbl>
    <w:p>
      <w:pPr>
        <w:pStyle w:val="5"/>
        <w:numPr>
          <w:ilvl w:val="3"/>
          <w:numId w:val="1"/>
        </w:numPr>
        <w:spacing w:line="377" w:lineRule="auto"/>
        <w:ind w:left="708"/>
      </w:pPr>
      <w:r>
        <w:rPr>
          <w:rFonts w:hint="eastAsia"/>
        </w:rPr>
        <w:t>利率数据结构</w:t>
      </w:r>
    </w:p>
    <w:p>
      <w:pPr>
        <w:pStyle w:val="45"/>
        <w:keepNext/>
        <w:keepLines/>
        <w:numPr>
          <w:ilvl w:val="3"/>
          <w:numId w:val="3"/>
        </w:numPr>
        <w:spacing w:before="280" w:after="290" w:line="376" w:lineRule="auto"/>
        <w:ind w:firstLineChars="0"/>
        <w:outlineLvl w:val="4"/>
        <w:rPr>
          <w:b/>
          <w:bCs/>
          <w:vanish/>
          <w:sz w:val="28"/>
          <w:szCs w:val="28"/>
        </w:rPr>
      </w:pPr>
    </w:p>
    <w:tbl>
      <w:tblPr>
        <w:tblStyle w:val="22"/>
        <w:tblW w:w="7957" w:type="dxa"/>
        <w:jc w:val="center"/>
        <w:tblInd w:w="-11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84"/>
        <w:gridCol w:w="2904"/>
        <w:gridCol w:w="850"/>
        <w:gridCol w:w="231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57" w:hRule="atLeast"/>
          <w:jc w:val="center"/>
        </w:trPr>
        <w:tc>
          <w:tcPr>
            <w:tcW w:w="1884" w:type="dxa"/>
            <w:tcBorders>
              <w:top w:val="single" w:color="auto" w:sz="4" w:space="0"/>
              <w:left w:val="single" w:color="auto" w:sz="4" w:space="0"/>
              <w:bottom w:val="single" w:color="auto" w:sz="4" w:space="0"/>
              <w:right w:val="single" w:color="auto" w:sz="4" w:space="0"/>
            </w:tcBorders>
            <w:shd w:val="clear" w:color="auto" w:fill="A6A6A6"/>
            <w:vAlign w:val="center"/>
          </w:tcPr>
          <w:p>
            <w:pPr>
              <w:jc w:val="center"/>
              <w:rPr>
                <w:rFonts w:cs="Courier New"/>
                <w:szCs w:val="21"/>
              </w:rPr>
            </w:pPr>
            <w:r>
              <w:rPr>
                <w:rFonts w:hint="eastAsia" w:cs="Courier New"/>
                <w:szCs w:val="21"/>
              </w:rPr>
              <w:t>数据域说明</w:t>
            </w:r>
          </w:p>
        </w:tc>
        <w:tc>
          <w:tcPr>
            <w:tcW w:w="2904" w:type="dxa"/>
            <w:tcBorders>
              <w:top w:val="single" w:color="auto" w:sz="4" w:space="0"/>
              <w:left w:val="single" w:color="auto" w:sz="4" w:space="0"/>
              <w:bottom w:val="single" w:color="auto" w:sz="4" w:space="0"/>
              <w:right w:val="single" w:color="auto" w:sz="4" w:space="0"/>
            </w:tcBorders>
            <w:shd w:val="clear" w:color="auto" w:fill="A6A6A6"/>
            <w:vAlign w:val="center"/>
          </w:tcPr>
          <w:p>
            <w:pPr>
              <w:jc w:val="center"/>
              <w:rPr>
                <w:rFonts w:cs="Courier New"/>
                <w:szCs w:val="21"/>
              </w:rPr>
            </w:pPr>
            <w:r>
              <w:rPr>
                <w:rFonts w:hint="eastAsia" w:cs="Courier New"/>
                <w:szCs w:val="21"/>
              </w:rPr>
              <w:t>彭博字段域名</w:t>
            </w:r>
          </w:p>
        </w:tc>
        <w:tc>
          <w:tcPr>
            <w:tcW w:w="850" w:type="dxa"/>
            <w:tcBorders>
              <w:top w:val="single" w:color="auto" w:sz="4" w:space="0"/>
              <w:left w:val="single" w:color="auto" w:sz="4" w:space="0"/>
              <w:bottom w:val="single" w:color="auto" w:sz="4" w:space="0"/>
              <w:right w:val="single" w:color="auto" w:sz="4" w:space="0"/>
            </w:tcBorders>
            <w:shd w:val="clear" w:color="auto" w:fill="A6A6A6"/>
            <w:vAlign w:val="center"/>
          </w:tcPr>
          <w:p>
            <w:pPr>
              <w:jc w:val="center"/>
              <w:rPr>
                <w:rFonts w:cs="Courier New"/>
                <w:szCs w:val="21"/>
              </w:rPr>
            </w:pPr>
            <w:r>
              <w:rPr>
                <w:rFonts w:hint="eastAsia" w:cs="Courier New"/>
                <w:szCs w:val="21"/>
              </w:rPr>
              <w:t>类型</w:t>
            </w:r>
          </w:p>
        </w:tc>
        <w:tc>
          <w:tcPr>
            <w:tcW w:w="2319" w:type="dxa"/>
            <w:tcBorders>
              <w:top w:val="single" w:color="auto" w:sz="4" w:space="0"/>
              <w:left w:val="single" w:color="auto" w:sz="4" w:space="0"/>
              <w:bottom w:val="single" w:color="auto" w:sz="4" w:space="0"/>
              <w:right w:val="single" w:color="auto" w:sz="4" w:space="0"/>
            </w:tcBorders>
            <w:shd w:val="clear" w:color="auto" w:fill="A6A6A6"/>
            <w:vAlign w:val="center"/>
          </w:tcPr>
          <w:p>
            <w:pPr>
              <w:jc w:val="center"/>
              <w:rPr>
                <w:rFonts w:cs="Courier New"/>
                <w:szCs w:val="21"/>
              </w:rPr>
            </w:pPr>
            <w:r>
              <w:rPr>
                <w:rFonts w:hint="eastAsia" w:cs="Courier New"/>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57" w:hRule="atLeast"/>
          <w:jc w:val="center"/>
        </w:trPr>
        <w:tc>
          <w:tcPr>
            <w:tcW w:w="1884" w:type="dxa"/>
            <w:tcBorders>
              <w:top w:val="single" w:color="auto" w:sz="4" w:space="0"/>
              <w:left w:val="single" w:color="auto" w:sz="4" w:space="0"/>
              <w:bottom w:val="single" w:color="auto" w:sz="4" w:space="0"/>
              <w:right w:val="single" w:color="auto" w:sz="4" w:space="0"/>
            </w:tcBorders>
            <w:vAlign w:val="center"/>
          </w:tcPr>
          <w:p>
            <w:pPr>
              <w:rPr>
                <w:rFonts w:cs="Courier New"/>
                <w:color w:val="000000"/>
                <w:szCs w:val="21"/>
              </w:rPr>
            </w:pPr>
            <w:r>
              <w:rPr>
                <w:rFonts w:hint="eastAsia" w:cs="Courier New"/>
                <w:color w:val="000000"/>
                <w:szCs w:val="21"/>
              </w:rPr>
              <w:t>报价单位</w:t>
            </w:r>
          </w:p>
        </w:tc>
        <w:tc>
          <w:tcPr>
            <w:tcW w:w="2904" w:type="dxa"/>
            <w:tcBorders>
              <w:top w:val="single" w:color="auto" w:sz="4" w:space="0"/>
              <w:left w:val="single" w:color="auto" w:sz="4" w:space="0"/>
              <w:bottom w:val="single" w:color="auto" w:sz="4" w:space="0"/>
              <w:right w:val="single" w:color="auto" w:sz="4" w:space="0"/>
            </w:tcBorders>
            <w:vAlign w:val="center"/>
          </w:tcPr>
          <w:p>
            <w:pPr>
              <w:rPr>
                <w:rFonts w:cs="Courier New"/>
                <w:color w:val="000000"/>
                <w:szCs w:val="21"/>
              </w:rPr>
            </w:pPr>
            <w:r>
              <w:rPr>
                <w:rFonts w:cs="Courier New"/>
                <w:color w:val="000000"/>
                <w:szCs w:val="21"/>
              </w:rPr>
              <w:t>QUOTE_UNITS_RT</w:t>
            </w:r>
          </w:p>
        </w:tc>
        <w:tc>
          <w:tcPr>
            <w:tcW w:w="850" w:type="dxa"/>
            <w:tcBorders>
              <w:top w:val="single" w:color="auto" w:sz="4" w:space="0"/>
              <w:left w:val="single" w:color="auto" w:sz="4" w:space="0"/>
              <w:bottom w:val="single" w:color="auto" w:sz="4" w:space="0"/>
              <w:right w:val="single" w:color="auto" w:sz="4" w:space="0"/>
            </w:tcBorders>
            <w:vAlign w:val="center"/>
          </w:tcPr>
          <w:p>
            <w:pPr>
              <w:rPr>
                <w:rFonts w:cs="Courier New"/>
                <w:color w:val="000000"/>
                <w:szCs w:val="21"/>
              </w:rPr>
            </w:pPr>
            <w:r>
              <w:rPr>
                <w:rFonts w:hint="eastAsia" w:cs="Courier New"/>
                <w:color w:val="000000"/>
                <w:szCs w:val="21"/>
              </w:rPr>
              <w:t>string</w:t>
            </w:r>
          </w:p>
        </w:tc>
        <w:tc>
          <w:tcPr>
            <w:tcW w:w="2319" w:type="dxa"/>
            <w:tcBorders>
              <w:top w:val="single" w:color="auto" w:sz="4" w:space="0"/>
              <w:left w:val="single" w:color="auto" w:sz="4" w:space="0"/>
              <w:bottom w:val="single" w:color="auto" w:sz="4" w:space="0"/>
              <w:right w:val="single" w:color="auto" w:sz="4" w:space="0"/>
            </w:tcBorders>
            <w:vAlign w:val="center"/>
          </w:tcPr>
          <w:p>
            <w:pPr>
              <w:rPr>
                <w:rFonts w:cs="Courier New"/>
                <w:color w:val="00000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57" w:hRule="atLeast"/>
          <w:jc w:val="center"/>
        </w:trPr>
        <w:tc>
          <w:tcPr>
            <w:tcW w:w="1884" w:type="dxa"/>
            <w:tcBorders>
              <w:top w:val="single" w:color="auto" w:sz="4" w:space="0"/>
              <w:left w:val="single" w:color="auto" w:sz="4" w:space="0"/>
              <w:bottom w:val="single" w:color="auto" w:sz="4" w:space="0"/>
              <w:right w:val="single" w:color="auto" w:sz="4" w:space="0"/>
            </w:tcBorders>
            <w:vAlign w:val="center"/>
          </w:tcPr>
          <w:p>
            <w:pPr>
              <w:rPr>
                <w:rFonts w:cs="Courier New"/>
                <w:color w:val="000000"/>
                <w:szCs w:val="21"/>
              </w:rPr>
            </w:pPr>
            <w:r>
              <w:rPr>
                <w:rFonts w:hint="eastAsia" w:cs="Courier New"/>
                <w:color w:val="000000"/>
                <w:szCs w:val="21"/>
              </w:rPr>
              <w:t>可交易标识</w:t>
            </w:r>
          </w:p>
        </w:tc>
        <w:tc>
          <w:tcPr>
            <w:tcW w:w="2904" w:type="dxa"/>
            <w:tcBorders>
              <w:top w:val="single" w:color="auto" w:sz="4" w:space="0"/>
              <w:left w:val="single" w:color="auto" w:sz="4" w:space="0"/>
              <w:bottom w:val="single" w:color="auto" w:sz="4" w:space="0"/>
              <w:right w:val="single" w:color="auto" w:sz="4" w:space="0"/>
            </w:tcBorders>
            <w:vAlign w:val="center"/>
          </w:tcPr>
          <w:p>
            <w:pPr>
              <w:rPr>
                <w:rFonts w:cs="Courier New"/>
                <w:color w:val="000000"/>
                <w:szCs w:val="21"/>
              </w:rPr>
            </w:pPr>
          </w:p>
        </w:tc>
        <w:tc>
          <w:tcPr>
            <w:tcW w:w="850" w:type="dxa"/>
            <w:tcBorders>
              <w:top w:val="single" w:color="auto" w:sz="4" w:space="0"/>
              <w:left w:val="single" w:color="auto" w:sz="4" w:space="0"/>
              <w:bottom w:val="single" w:color="auto" w:sz="4" w:space="0"/>
              <w:right w:val="single" w:color="auto" w:sz="4" w:space="0"/>
            </w:tcBorders>
            <w:vAlign w:val="center"/>
          </w:tcPr>
          <w:p>
            <w:pPr>
              <w:rPr>
                <w:rFonts w:cs="Courier New"/>
                <w:color w:val="000000"/>
                <w:szCs w:val="21"/>
              </w:rPr>
            </w:pPr>
          </w:p>
        </w:tc>
        <w:tc>
          <w:tcPr>
            <w:tcW w:w="2319" w:type="dxa"/>
            <w:tcBorders>
              <w:top w:val="single" w:color="auto" w:sz="4" w:space="0"/>
              <w:left w:val="single" w:color="auto" w:sz="4" w:space="0"/>
              <w:bottom w:val="single" w:color="auto" w:sz="4" w:space="0"/>
              <w:right w:val="single" w:color="auto" w:sz="4" w:space="0"/>
            </w:tcBorders>
            <w:vAlign w:val="center"/>
          </w:tcPr>
          <w:p>
            <w:pPr>
              <w:rPr>
                <w:rFonts w:cs="Courier New"/>
                <w:color w:val="000000"/>
                <w:szCs w:val="21"/>
              </w:rPr>
            </w:pPr>
            <w:r>
              <w:rPr>
                <w:rFonts w:hint="eastAsia" w:cs="Courier New"/>
                <w:color w:val="000000"/>
                <w:szCs w:val="21"/>
              </w:rPr>
              <w:t>价格可用状态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57" w:hRule="atLeast"/>
          <w:jc w:val="center"/>
        </w:trPr>
        <w:tc>
          <w:tcPr>
            <w:tcW w:w="1884" w:type="dxa"/>
            <w:tcBorders>
              <w:top w:val="single" w:color="auto" w:sz="4" w:space="0"/>
              <w:left w:val="single" w:color="auto" w:sz="4" w:space="0"/>
              <w:bottom w:val="single" w:color="auto" w:sz="4" w:space="0"/>
              <w:right w:val="single" w:color="auto" w:sz="4" w:space="0"/>
            </w:tcBorders>
            <w:vAlign w:val="center"/>
          </w:tcPr>
          <w:p>
            <w:pPr>
              <w:rPr>
                <w:rFonts w:cs="Courier New"/>
                <w:color w:val="000000"/>
                <w:szCs w:val="21"/>
              </w:rPr>
            </w:pPr>
            <w:r>
              <w:rPr>
                <w:rFonts w:hint="eastAsia" w:cs="Courier New"/>
                <w:color w:val="000000"/>
                <w:szCs w:val="21"/>
              </w:rPr>
              <w:t>起息日</w:t>
            </w:r>
          </w:p>
        </w:tc>
        <w:tc>
          <w:tcPr>
            <w:tcW w:w="2904" w:type="dxa"/>
            <w:tcBorders>
              <w:top w:val="single" w:color="auto" w:sz="4" w:space="0"/>
              <w:left w:val="single" w:color="auto" w:sz="4" w:space="0"/>
              <w:bottom w:val="single" w:color="auto" w:sz="4" w:space="0"/>
              <w:right w:val="single" w:color="auto" w:sz="4" w:space="0"/>
            </w:tcBorders>
            <w:vAlign w:val="center"/>
          </w:tcPr>
          <w:p>
            <w:pPr>
              <w:rPr>
                <w:rFonts w:cs="Courier New"/>
                <w:color w:val="000000"/>
                <w:szCs w:val="21"/>
              </w:rPr>
            </w:pPr>
          </w:p>
        </w:tc>
        <w:tc>
          <w:tcPr>
            <w:tcW w:w="850" w:type="dxa"/>
            <w:tcBorders>
              <w:top w:val="single" w:color="auto" w:sz="4" w:space="0"/>
              <w:left w:val="single" w:color="auto" w:sz="4" w:space="0"/>
              <w:bottom w:val="single" w:color="auto" w:sz="4" w:space="0"/>
              <w:right w:val="single" w:color="auto" w:sz="4" w:space="0"/>
            </w:tcBorders>
          </w:tcPr>
          <w:p>
            <w:pPr>
              <w:rPr>
                <w:rFonts w:cs="Courier New"/>
                <w:color w:val="000000"/>
                <w:szCs w:val="21"/>
              </w:rPr>
            </w:pPr>
          </w:p>
        </w:tc>
        <w:tc>
          <w:tcPr>
            <w:tcW w:w="2319" w:type="dxa"/>
            <w:tcBorders>
              <w:top w:val="single" w:color="auto" w:sz="4" w:space="0"/>
              <w:left w:val="single" w:color="auto" w:sz="4" w:space="0"/>
              <w:bottom w:val="single" w:color="auto" w:sz="4" w:space="0"/>
              <w:right w:val="single" w:color="auto" w:sz="4" w:space="0"/>
            </w:tcBorders>
            <w:vAlign w:val="center"/>
          </w:tcPr>
          <w:p>
            <w:pPr>
              <w:rPr>
                <w:rFonts w:cs="Courier New"/>
                <w:color w:val="00000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57" w:hRule="atLeast"/>
          <w:jc w:val="center"/>
        </w:trPr>
        <w:tc>
          <w:tcPr>
            <w:tcW w:w="1884" w:type="dxa"/>
            <w:tcBorders>
              <w:top w:val="single" w:color="auto" w:sz="4" w:space="0"/>
              <w:left w:val="single" w:color="auto" w:sz="4" w:space="0"/>
              <w:bottom w:val="single" w:color="auto" w:sz="4" w:space="0"/>
              <w:right w:val="single" w:color="auto" w:sz="4" w:space="0"/>
            </w:tcBorders>
            <w:vAlign w:val="center"/>
          </w:tcPr>
          <w:p>
            <w:pPr>
              <w:rPr>
                <w:rFonts w:cs="Courier New"/>
                <w:color w:val="000000"/>
                <w:szCs w:val="21"/>
              </w:rPr>
            </w:pPr>
            <w:r>
              <w:rPr>
                <w:rFonts w:hint="eastAsia" w:cs="Courier New"/>
                <w:color w:val="000000"/>
                <w:szCs w:val="21"/>
              </w:rPr>
              <w:t>到期日</w:t>
            </w:r>
          </w:p>
        </w:tc>
        <w:tc>
          <w:tcPr>
            <w:tcW w:w="2904" w:type="dxa"/>
            <w:tcBorders>
              <w:top w:val="single" w:color="auto" w:sz="4" w:space="0"/>
              <w:left w:val="single" w:color="auto" w:sz="4" w:space="0"/>
              <w:bottom w:val="single" w:color="auto" w:sz="4" w:space="0"/>
              <w:right w:val="single" w:color="auto" w:sz="4" w:space="0"/>
            </w:tcBorders>
            <w:vAlign w:val="center"/>
          </w:tcPr>
          <w:p>
            <w:pPr>
              <w:rPr>
                <w:rFonts w:cs="Courier New"/>
                <w:color w:val="000000"/>
                <w:szCs w:val="21"/>
              </w:rPr>
            </w:pPr>
          </w:p>
        </w:tc>
        <w:tc>
          <w:tcPr>
            <w:tcW w:w="850" w:type="dxa"/>
            <w:tcBorders>
              <w:top w:val="single" w:color="auto" w:sz="4" w:space="0"/>
              <w:left w:val="single" w:color="auto" w:sz="4" w:space="0"/>
              <w:bottom w:val="single" w:color="auto" w:sz="4" w:space="0"/>
              <w:right w:val="single" w:color="auto" w:sz="4" w:space="0"/>
            </w:tcBorders>
          </w:tcPr>
          <w:p>
            <w:pPr>
              <w:rPr>
                <w:rFonts w:cs="Courier New"/>
                <w:color w:val="000000"/>
                <w:szCs w:val="21"/>
              </w:rPr>
            </w:pPr>
          </w:p>
        </w:tc>
        <w:tc>
          <w:tcPr>
            <w:tcW w:w="2319" w:type="dxa"/>
            <w:tcBorders>
              <w:top w:val="single" w:color="auto" w:sz="4" w:space="0"/>
              <w:left w:val="single" w:color="auto" w:sz="4" w:space="0"/>
              <w:bottom w:val="single" w:color="auto" w:sz="4" w:space="0"/>
              <w:right w:val="single" w:color="auto" w:sz="4" w:space="0"/>
            </w:tcBorders>
            <w:vAlign w:val="center"/>
          </w:tcPr>
          <w:p>
            <w:pPr>
              <w:rPr>
                <w:rFonts w:cs="Courier New"/>
                <w:color w:val="00000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57" w:hRule="atLeast"/>
          <w:jc w:val="center"/>
        </w:trPr>
        <w:tc>
          <w:tcPr>
            <w:tcW w:w="1884" w:type="dxa"/>
            <w:tcBorders>
              <w:top w:val="single" w:color="auto" w:sz="4" w:space="0"/>
              <w:left w:val="single" w:color="auto" w:sz="4" w:space="0"/>
              <w:bottom w:val="single" w:color="auto" w:sz="4" w:space="0"/>
              <w:right w:val="single" w:color="auto" w:sz="4" w:space="0"/>
            </w:tcBorders>
            <w:vAlign w:val="center"/>
          </w:tcPr>
          <w:p>
            <w:pPr>
              <w:rPr>
                <w:rFonts w:cs="Courier New"/>
                <w:color w:val="000000"/>
                <w:szCs w:val="21"/>
              </w:rPr>
            </w:pPr>
            <w:r>
              <w:rPr>
                <w:rFonts w:hint="eastAsia" w:cs="Courier New"/>
                <w:color w:val="000000"/>
                <w:szCs w:val="21"/>
              </w:rPr>
              <w:t>牌价更新日期</w:t>
            </w:r>
          </w:p>
        </w:tc>
        <w:tc>
          <w:tcPr>
            <w:tcW w:w="2904" w:type="dxa"/>
            <w:tcBorders>
              <w:top w:val="single" w:color="auto" w:sz="4" w:space="0"/>
              <w:left w:val="single" w:color="auto" w:sz="4" w:space="0"/>
              <w:bottom w:val="single" w:color="auto" w:sz="4" w:space="0"/>
              <w:right w:val="single" w:color="auto" w:sz="4" w:space="0"/>
            </w:tcBorders>
            <w:vAlign w:val="center"/>
          </w:tcPr>
          <w:p>
            <w:pPr>
              <w:rPr>
                <w:rFonts w:cs="Courier New"/>
                <w:color w:val="000000"/>
                <w:szCs w:val="21"/>
              </w:rPr>
            </w:pPr>
          </w:p>
        </w:tc>
        <w:tc>
          <w:tcPr>
            <w:tcW w:w="850" w:type="dxa"/>
            <w:tcBorders>
              <w:top w:val="single" w:color="auto" w:sz="4" w:space="0"/>
              <w:left w:val="single" w:color="auto" w:sz="4" w:space="0"/>
              <w:bottom w:val="single" w:color="auto" w:sz="4" w:space="0"/>
              <w:right w:val="single" w:color="auto" w:sz="4" w:space="0"/>
            </w:tcBorders>
          </w:tcPr>
          <w:p>
            <w:pPr>
              <w:rPr>
                <w:rFonts w:cs="Courier New"/>
                <w:color w:val="000000"/>
                <w:szCs w:val="21"/>
              </w:rPr>
            </w:pPr>
            <w:r>
              <w:rPr>
                <w:rFonts w:hint="eastAsia" w:cs="Courier New"/>
                <w:color w:val="000000"/>
                <w:szCs w:val="21"/>
              </w:rPr>
              <w:t>string</w:t>
            </w:r>
          </w:p>
        </w:tc>
        <w:tc>
          <w:tcPr>
            <w:tcW w:w="2319" w:type="dxa"/>
            <w:tcBorders>
              <w:top w:val="single" w:color="auto" w:sz="4" w:space="0"/>
              <w:left w:val="single" w:color="auto" w:sz="4" w:space="0"/>
              <w:bottom w:val="single" w:color="auto" w:sz="4" w:space="0"/>
              <w:right w:val="single" w:color="auto" w:sz="4" w:space="0"/>
            </w:tcBorders>
            <w:vAlign w:val="center"/>
          </w:tcPr>
          <w:p>
            <w:pPr>
              <w:rPr>
                <w:rFonts w:cs="Courier New"/>
                <w:color w:val="000000"/>
                <w:szCs w:val="21"/>
              </w:rPr>
            </w:pPr>
            <w:r>
              <w:rPr>
                <w:rFonts w:hint="eastAsia" w:cs="Courier New"/>
                <w:color w:val="000000"/>
                <w:szCs w:val="21"/>
              </w:rPr>
              <w:t>价格更新时间戳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57" w:hRule="atLeast"/>
          <w:jc w:val="center"/>
        </w:trPr>
        <w:tc>
          <w:tcPr>
            <w:tcW w:w="1884" w:type="dxa"/>
            <w:tcBorders>
              <w:top w:val="single" w:color="auto" w:sz="4" w:space="0"/>
              <w:left w:val="single" w:color="auto" w:sz="4" w:space="0"/>
              <w:bottom w:val="single" w:color="auto" w:sz="4" w:space="0"/>
              <w:right w:val="single" w:color="auto" w:sz="4" w:space="0"/>
            </w:tcBorders>
            <w:vAlign w:val="center"/>
          </w:tcPr>
          <w:p>
            <w:pPr>
              <w:rPr>
                <w:rFonts w:cs="Courier New"/>
                <w:color w:val="000000"/>
                <w:szCs w:val="21"/>
              </w:rPr>
            </w:pPr>
            <w:r>
              <w:rPr>
                <w:rFonts w:hint="eastAsia" w:cs="Courier New"/>
                <w:color w:val="000000"/>
                <w:szCs w:val="21"/>
              </w:rPr>
              <w:t>牌价更新时间</w:t>
            </w:r>
          </w:p>
        </w:tc>
        <w:tc>
          <w:tcPr>
            <w:tcW w:w="2904" w:type="dxa"/>
            <w:tcBorders>
              <w:top w:val="single" w:color="auto" w:sz="4" w:space="0"/>
              <w:left w:val="single" w:color="auto" w:sz="4" w:space="0"/>
              <w:bottom w:val="single" w:color="auto" w:sz="4" w:space="0"/>
              <w:right w:val="single" w:color="auto" w:sz="4" w:space="0"/>
            </w:tcBorders>
            <w:vAlign w:val="center"/>
          </w:tcPr>
          <w:p>
            <w:pPr>
              <w:rPr>
                <w:rFonts w:cs="Courier New"/>
                <w:color w:val="000000"/>
                <w:szCs w:val="21"/>
              </w:rPr>
            </w:pPr>
          </w:p>
        </w:tc>
        <w:tc>
          <w:tcPr>
            <w:tcW w:w="850" w:type="dxa"/>
            <w:tcBorders>
              <w:top w:val="single" w:color="auto" w:sz="4" w:space="0"/>
              <w:left w:val="single" w:color="auto" w:sz="4" w:space="0"/>
              <w:bottom w:val="single" w:color="auto" w:sz="4" w:space="0"/>
              <w:right w:val="single" w:color="auto" w:sz="4" w:space="0"/>
            </w:tcBorders>
          </w:tcPr>
          <w:p>
            <w:pPr>
              <w:rPr>
                <w:rFonts w:cs="Courier New"/>
                <w:color w:val="000000"/>
                <w:szCs w:val="21"/>
              </w:rPr>
            </w:pPr>
            <w:r>
              <w:rPr>
                <w:rFonts w:hint="eastAsia" w:cs="Courier New"/>
                <w:color w:val="000000"/>
                <w:szCs w:val="21"/>
              </w:rPr>
              <w:t>string</w:t>
            </w:r>
          </w:p>
        </w:tc>
        <w:tc>
          <w:tcPr>
            <w:tcW w:w="2319" w:type="dxa"/>
            <w:tcBorders>
              <w:top w:val="single" w:color="auto" w:sz="4" w:space="0"/>
              <w:left w:val="single" w:color="auto" w:sz="4" w:space="0"/>
              <w:bottom w:val="single" w:color="auto" w:sz="4" w:space="0"/>
              <w:right w:val="single" w:color="auto" w:sz="4" w:space="0"/>
            </w:tcBorders>
            <w:vAlign w:val="center"/>
          </w:tcPr>
          <w:p>
            <w:pPr>
              <w:rPr>
                <w:rFonts w:cs="Courier New"/>
                <w:color w:val="000000"/>
                <w:szCs w:val="21"/>
              </w:rPr>
            </w:pPr>
            <w:r>
              <w:rPr>
                <w:rFonts w:hint="eastAsia" w:cs="Courier New"/>
                <w:color w:val="000000"/>
                <w:szCs w:val="21"/>
              </w:rPr>
              <w:t>价格更新时间戳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57" w:hRule="atLeast"/>
          <w:jc w:val="center"/>
        </w:trPr>
        <w:tc>
          <w:tcPr>
            <w:tcW w:w="1884" w:type="dxa"/>
            <w:tcBorders>
              <w:top w:val="single" w:color="auto" w:sz="4" w:space="0"/>
              <w:left w:val="single" w:color="auto" w:sz="4" w:space="0"/>
              <w:bottom w:val="single" w:color="auto" w:sz="4" w:space="0"/>
              <w:right w:val="single" w:color="auto" w:sz="4" w:space="0"/>
            </w:tcBorders>
            <w:vAlign w:val="center"/>
          </w:tcPr>
          <w:p>
            <w:pPr>
              <w:rPr>
                <w:rFonts w:cs="Courier New"/>
                <w:color w:val="000000"/>
                <w:szCs w:val="21"/>
              </w:rPr>
            </w:pPr>
            <w:r>
              <w:rPr>
                <w:rFonts w:hint="eastAsia" w:cs="Courier New"/>
                <w:color w:val="000000"/>
                <w:szCs w:val="21"/>
              </w:rPr>
              <w:t>买入价</w:t>
            </w:r>
          </w:p>
        </w:tc>
        <w:tc>
          <w:tcPr>
            <w:tcW w:w="2904" w:type="dxa"/>
            <w:tcBorders>
              <w:top w:val="single" w:color="auto" w:sz="4" w:space="0"/>
              <w:left w:val="single" w:color="auto" w:sz="4" w:space="0"/>
              <w:bottom w:val="single" w:color="auto" w:sz="4" w:space="0"/>
              <w:right w:val="single" w:color="auto" w:sz="4" w:space="0"/>
            </w:tcBorders>
            <w:vAlign w:val="center"/>
          </w:tcPr>
          <w:p>
            <w:pPr>
              <w:rPr>
                <w:rFonts w:cs="Courier New"/>
                <w:color w:val="000000"/>
                <w:szCs w:val="21"/>
              </w:rPr>
            </w:pPr>
            <w:r>
              <w:rPr>
                <w:rFonts w:cs="Courier New"/>
                <w:color w:val="000000"/>
                <w:szCs w:val="21"/>
              </w:rPr>
              <w:t>PRICE_LAST_BID_RT</w:t>
            </w:r>
          </w:p>
        </w:tc>
        <w:tc>
          <w:tcPr>
            <w:tcW w:w="850" w:type="dxa"/>
            <w:tcBorders>
              <w:top w:val="single" w:color="auto" w:sz="4" w:space="0"/>
              <w:left w:val="single" w:color="auto" w:sz="4" w:space="0"/>
              <w:bottom w:val="single" w:color="auto" w:sz="4" w:space="0"/>
              <w:right w:val="single" w:color="auto" w:sz="4" w:space="0"/>
            </w:tcBorders>
            <w:vAlign w:val="center"/>
          </w:tcPr>
          <w:p>
            <w:pPr>
              <w:jc w:val="left"/>
              <w:rPr>
                <w:rFonts w:cs="Courier New"/>
                <w:color w:val="000000"/>
                <w:szCs w:val="21"/>
              </w:rPr>
            </w:pPr>
            <w:r>
              <w:rPr>
                <w:rFonts w:hint="eastAsia" w:cs="Courier New"/>
                <w:color w:val="000000"/>
                <w:szCs w:val="21"/>
              </w:rPr>
              <w:t>double</w:t>
            </w:r>
          </w:p>
        </w:tc>
        <w:tc>
          <w:tcPr>
            <w:tcW w:w="2319" w:type="dxa"/>
            <w:tcBorders>
              <w:top w:val="single" w:color="auto" w:sz="4" w:space="0"/>
              <w:left w:val="single" w:color="auto" w:sz="4" w:space="0"/>
              <w:bottom w:val="single" w:color="auto" w:sz="4" w:space="0"/>
              <w:right w:val="single" w:color="auto" w:sz="4" w:space="0"/>
            </w:tcBorders>
            <w:vAlign w:val="center"/>
          </w:tcPr>
          <w:p>
            <w:pPr>
              <w:rPr>
                <w:rFonts w:cs="Courier New"/>
                <w:color w:val="00000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57" w:hRule="atLeast"/>
          <w:jc w:val="center"/>
        </w:trPr>
        <w:tc>
          <w:tcPr>
            <w:tcW w:w="1884" w:type="dxa"/>
            <w:tcBorders>
              <w:top w:val="single" w:color="auto" w:sz="4" w:space="0"/>
              <w:left w:val="single" w:color="auto" w:sz="4" w:space="0"/>
              <w:bottom w:val="single" w:color="auto" w:sz="4" w:space="0"/>
              <w:right w:val="single" w:color="auto" w:sz="4" w:space="0"/>
            </w:tcBorders>
            <w:vAlign w:val="center"/>
          </w:tcPr>
          <w:p>
            <w:pPr>
              <w:rPr>
                <w:rFonts w:cs="Courier New"/>
                <w:color w:val="000000"/>
                <w:szCs w:val="21"/>
              </w:rPr>
            </w:pPr>
            <w:r>
              <w:rPr>
                <w:rFonts w:hint="eastAsia" w:cs="Courier New"/>
                <w:color w:val="000000"/>
                <w:szCs w:val="21"/>
              </w:rPr>
              <w:t>卖出价</w:t>
            </w:r>
          </w:p>
        </w:tc>
        <w:tc>
          <w:tcPr>
            <w:tcW w:w="2904" w:type="dxa"/>
            <w:tcBorders>
              <w:top w:val="single" w:color="auto" w:sz="4" w:space="0"/>
              <w:left w:val="single" w:color="auto" w:sz="4" w:space="0"/>
              <w:bottom w:val="single" w:color="auto" w:sz="4" w:space="0"/>
              <w:right w:val="single" w:color="auto" w:sz="4" w:space="0"/>
            </w:tcBorders>
            <w:vAlign w:val="center"/>
          </w:tcPr>
          <w:p>
            <w:pPr>
              <w:rPr>
                <w:rFonts w:cs="Courier New"/>
                <w:color w:val="000000"/>
                <w:szCs w:val="21"/>
              </w:rPr>
            </w:pPr>
            <w:r>
              <w:rPr>
                <w:rFonts w:cs="Courier New"/>
                <w:color w:val="000000"/>
                <w:szCs w:val="21"/>
              </w:rPr>
              <w:t>PRICE_LAST_ASK_RT</w:t>
            </w:r>
          </w:p>
        </w:tc>
        <w:tc>
          <w:tcPr>
            <w:tcW w:w="850" w:type="dxa"/>
            <w:tcBorders>
              <w:top w:val="single" w:color="auto" w:sz="4" w:space="0"/>
              <w:left w:val="single" w:color="auto" w:sz="4" w:space="0"/>
              <w:bottom w:val="single" w:color="auto" w:sz="4" w:space="0"/>
              <w:right w:val="single" w:color="auto" w:sz="4" w:space="0"/>
            </w:tcBorders>
            <w:vAlign w:val="center"/>
          </w:tcPr>
          <w:p>
            <w:pPr>
              <w:jc w:val="left"/>
              <w:rPr>
                <w:rFonts w:cs="Courier New"/>
                <w:color w:val="000000"/>
                <w:szCs w:val="21"/>
              </w:rPr>
            </w:pPr>
            <w:r>
              <w:rPr>
                <w:rFonts w:hint="eastAsia" w:cs="Courier New"/>
                <w:color w:val="000000"/>
                <w:szCs w:val="21"/>
              </w:rPr>
              <w:t>double</w:t>
            </w:r>
          </w:p>
        </w:tc>
        <w:tc>
          <w:tcPr>
            <w:tcW w:w="2319" w:type="dxa"/>
            <w:tcBorders>
              <w:top w:val="single" w:color="auto" w:sz="4" w:space="0"/>
              <w:left w:val="single" w:color="auto" w:sz="4" w:space="0"/>
              <w:bottom w:val="single" w:color="auto" w:sz="4" w:space="0"/>
              <w:right w:val="single" w:color="auto" w:sz="4" w:space="0"/>
            </w:tcBorders>
            <w:vAlign w:val="center"/>
          </w:tcPr>
          <w:p>
            <w:pPr>
              <w:rPr>
                <w:rFonts w:cs="Courier New"/>
                <w:color w:val="000000"/>
                <w:szCs w:val="21"/>
              </w:rPr>
            </w:pPr>
          </w:p>
        </w:tc>
      </w:tr>
    </w:tbl>
    <w:p>
      <w:pPr>
        <w:pStyle w:val="5"/>
        <w:numPr>
          <w:ilvl w:val="3"/>
          <w:numId w:val="1"/>
        </w:numPr>
        <w:spacing w:line="377" w:lineRule="auto"/>
        <w:ind w:left="708"/>
      </w:pPr>
      <w:r>
        <w:rPr>
          <w:rFonts w:hint="eastAsia"/>
        </w:rPr>
        <w:t>外汇波动率数据结构</w:t>
      </w:r>
    </w:p>
    <w:p>
      <w:pPr>
        <w:pStyle w:val="45"/>
        <w:keepNext/>
        <w:keepLines/>
        <w:numPr>
          <w:ilvl w:val="3"/>
          <w:numId w:val="3"/>
        </w:numPr>
        <w:spacing w:before="280" w:after="290" w:line="376" w:lineRule="auto"/>
        <w:ind w:firstLineChars="0"/>
        <w:outlineLvl w:val="4"/>
        <w:rPr>
          <w:b/>
          <w:bCs/>
          <w:vanish/>
          <w:sz w:val="28"/>
          <w:szCs w:val="28"/>
        </w:rPr>
      </w:pPr>
    </w:p>
    <w:tbl>
      <w:tblPr>
        <w:tblStyle w:val="22"/>
        <w:tblW w:w="7957" w:type="dxa"/>
        <w:jc w:val="center"/>
        <w:tblInd w:w="-11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84"/>
        <w:gridCol w:w="2904"/>
        <w:gridCol w:w="850"/>
        <w:gridCol w:w="231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57" w:hRule="atLeast"/>
          <w:jc w:val="center"/>
        </w:trPr>
        <w:tc>
          <w:tcPr>
            <w:tcW w:w="1884" w:type="dxa"/>
            <w:tcBorders>
              <w:top w:val="single" w:color="auto" w:sz="4" w:space="0"/>
              <w:left w:val="single" w:color="auto" w:sz="4" w:space="0"/>
              <w:bottom w:val="single" w:color="auto" w:sz="4" w:space="0"/>
              <w:right w:val="single" w:color="auto" w:sz="4" w:space="0"/>
            </w:tcBorders>
            <w:shd w:val="clear" w:color="auto" w:fill="A6A6A6"/>
            <w:vAlign w:val="center"/>
          </w:tcPr>
          <w:p>
            <w:pPr>
              <w:jc w:val="center"/>
              <w:rPr>
                <w:rFonts w:cs="Courier New"/>
                <w:szCs w:val="21"/>
              </w:rPr>
            </w:pPr>
            <w:r>
              <w:rPr>
                <w:rFonts w:hint="eastAsia" w:cs="Courier New"/>
                <w:szCs w:val="21"/>
              </w:rPr>
              <w:t>数据域说明</w:t>
            </w:r>
          </w:p>
        </w:tc>
        <w:tc>
          <w:tcPr>
            <w:tcW w:w="2904" w:type="dxa"/>
            <w:tcBorders>
              <w:top w:val="single" w:color="auto" w:sz="4" w:space="0"/>
              <w:left w:val="single" w:color="auto" w:sz="4" w:space="0"/>
              <w:bottom w:val="single" w:color="auto" w:sz="4" w:space="0"/>
              <w:right w:val="single" w:color="auto" w:sz="4" w:space="0"/>
            </w:tcBorders>
            <w:shd w:val="clear" w:color="auto" w:fill="A6A6A6"/>
            <w:vAlign w:val="center"/>
          </w:tcPr>
          <w:p>
            <w:pPr>
              <w:jc w:val="center"/>
              <w:rPr>
                <w:rFonts w:cs="Courier New"/>
                <w:szCs w:val="21"/>
              </w:rPr>
            </w:pPr>
            <w:r>
              <w:rPr>
                <w:rFonts w:hint="eastAsia" w:cs="Courier New"/>
                <w:szCs w:val="21"/>
              </w:rPr>
              <w:t>彭博字段域名</w:t>
            </w:r>
          </w:p>
        </w:tc>
        <w:tc>
          <w:tcPr>
            <w:tcW w:w="850" w:type="dxa"/>
            <w:tcBorders>
              <w:top w:val="single" w:color="auto" w:sz="4" w:space="0"/>
              <w:left w:val="single" w:color="auto" w:sz="4" w:space="0"/>
              <w:bottom w:val="single" w:color="auto" w:sz="4" w:space="0"/>
              <w:right w:val="single" w:color="auto" w:sz="4" w:space="0"/>
            </w:tcBorders>
            <w:shd w:val="clear" w:color="auto" w:fill="A6A6A6"/>
            <w:vAlign w:val="center"/>
          </w:tcPr>
          <w:p>
            <w:pPr>
              <w:jc w:val="center"/>
              <w:rPr>
                <w:rFonts w:cs="Courier New"/>
                <w:szCs w:val="21"/>
              </w:rPr>
            </w:pPr>
            <w:r>
              <w:rPr>
                <w:rFonts w:hint="eastAsia" w:cs="Courier New"/>
                <w:szCs w:val="21"/>
              </w:rPr>
              <w:t>类型</w:t>
            </w:r>
          </w:p>
        </w:tc>
        <w:tc>
          <w:tcPr>
            <w:tcW w:w="2319" w:type="dxa"/>
            <w:tcBorders>
              <w:top w:val="single" w:color="auto" w:sz="4" w:space="0"/>
              <w:left w:val="single" w:color="auto" w:sz="4" w:space="0"/>
              <w:bottom w:val="single" w:color="auto" w:sz="4" w:space="0"/>
              <w:right w:val="single" w:color="auto" w:sz="4" w:space="0"/>
            </w:tcBorders>
            <w:shd w:val="clear" w:color="auto" w:fill="A6A6A6"/>
            <w:vAlign w:val="center"/>
          </w:tcPr>
          <w:p>
            <w:pPr>
              <w:jc w:val="center"/>
              <w:rPr>
                <w:rFonts w:cs="Courier New"/>
                <w:szCs w:val="21"/>
              </w:rPr>
            </w:pPr>
            <w:r>
              <w:rPr>
                <w:rFonts w:hint="eastAsia" w:cs="Courier New"/>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57" w:hRule="atLeast"/>
          <w:jc w:val="center"/>
        </w:trPr>
        <w:tc>
          <w:tcPr>
            <w:tcW w:w="1884" w:type="dxa"/>
            <w:tcBorders>
              <w:top w:val="single" w:color="auto" w:sz="4" w:space="0"/>
              <w:left w:val="single" w:color="auto" w:sz="4" w:space="0"/>
              <w:bottom w:val="single" w:color="auto" w:sz="4" w:space="0"/>
              <w:right w:val="single" w:color="auto" w:sz="4" w:space="0"/>
            </w:tcBorders>
            <w:vAlign w:val="center"/>
          </w:tcPr>
          <w:p>
            <w:pPr>
              <w:rPr>
                <w:rFonts w:cs="Courier New"/>
                <w:color w:val="000000"/>
                <w:szCs w:val="21"/>
              </w:rPr>
            </w:pPr>
            <w:r>
              <w:rPr>
                <w:rFonts w:hint="eastAsia" w:cs="Courier New"/>
                <w:color w:val="000000"/>
                <w:szCs w:val="21"/>
              </w:rPr>
              <w:t>可交易标识</w:t>
            </w:r>
          </w:p>
        </w:tc>
        <w:tc>
          <w:tcPr>
            <w:tcW w:w="2904" w:type="dxa"/>
            <w:tcBorders>
              <w:top w:val="single" w:color="auto" w:sz="4" w:space="0"/>
              <w:left w:val="single" w:color="auto" w:sz="4" w:space="0"/>
              <w:bottom w:val="single" w:color="auto" w:sz="4" w:space="0"/>
              <w:right w:val="single" w:color="auto" w:sz="4" w:space="0"/>
            </w:tcBorders>
            <w:vAlign w:val="center"/>
          </w:tcPr>
          <w:p>
            <w:pPr>
              <w:rPr>
                <w:rFonts w:cs="Courier New"/>
                <w:color w:val="000000"/>
                <w:szCs w:val="21"/>
              </w:rPr>
            </w:pPr>
          </w:p>
        </w:tc>
        <w:tc>
          <w:tcPr>
            <w:tcW w:w="850" w:type="dxa"/>
            <w:tcBorders>
              <w:top w:val="single" w:color="auto" w:sz="4" w:space="0"/>
              <w:left w:val="single" w:color="auto" w:sz="4" w:space="0"/>
              <w:bottom w:val="single" w:color="auto" w:sz="4" w:space="0"/>
              <w:right w:val="single" w:color="auto" w:sz="4" w:space="0"/>
            </w:tcBorders>
            <w:vAlign w:val="center"/>
          </w:tcPr>
          <w:p>
            <w:pPr>
              <w:rPr>
                <w:rFonts w:cs="Courier New"/>
                <w:color w:val="000000"/>
                <w:szCs w:val="21"/>
              </w:rPr>
            </w:pPr>
          </w:p>
        </w:tc>
        <w:tc>
          <w:tcPr>
            <w:tcW w:w="2319" w:type="dxa"/>
            <w:tcBorders>
              <w:top w:val="single" w:color="auto" w:sz="4" w:space="0"/>
              <w:left w:val="single" w:color="auto" w:sz="4" w:space="0"/>
              <w:bottom w:val="single" w:color="auto" w:sz="4" w:space="0"/>
              <w:right w:val="single" w:color="auto" w:sz="4" w:space="0"/>
            </w:tcBorders>
            <w:vAlign w:val="center"/>
          </w:tcPr>
          <w:p>
            <w:pPr>
              <w:rPr>
                <w:rFonts w:cs="Courier New"/>
                <w:color w:val="000000"/>
                <w:szCs w:val="21"/>
              </w:rPr>
            </w:pPr>
            <w:r>
              <w:rPr>
                <w:rFonts w:hint="eastAsia" w:cs="Courier New"/>
                <w:color w:val="000000"/>
                <w:szCs w:val="21"/>
              </w:rPr>
              <w:t>价格可用状态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57" w:hRule="atLeast"/>
          <w:jc w:val="center"/>
        </w:trPr>
        <w:tc>
          <w:tcPr>
            <w:tcW w:w="1884" w:type="dxa"/>
            <w:tcBorders>
              <w:top w:val="single" w:color="auto" w:sz="4" w:space="0"/>
              <w:left w:val="single" w:color="auto" w:sz="4" w:space="0"/>
              <w:bottom w:val="single" w:color="auto" w:sz="4" w:space="0"/>
              <w:right w:val="single" w:color="auto" w:sz="4" w:space="0"/>
            </w:tcBorders>
            <w:vAlign w:val="center"/>
          </w:tcPr>
          <w:p>
            <w:pPr>
              <w:rPr>
                <w:rFonts w:cs="Courier New"/>
                <w:color w:val="000000"/>
                <w:szCs w:val="21"/>
              </w:rPr>
            </w:pPr>
            <w:r>
              <w:rPr>
                <w:rFonts w:hint="eastAsia" w:cs="Courier New"/>
                <w:color w:val="000000"/>
                <w:szCs w:val="21"/>
              </w:rPr>
              <w:t>牌价更新日期</w:t>
            </w:r>
          </w:p>
        </w:tc>
        <w:tc>
          <w:tcPr>
            <w:tcW w:w="2904" w:type="dxa"/>
            <w:tcBorders>
              <w:top w:val="single" w:color="auto" w:sz="4" w:space="0"/>
              <w:left w:val="single" w:color="auto" w:sz="4" w:space="0"/>
              <w:bottom w:val="single" w:color="auto" w:sz="4" w:space="0"/>
              <w:right w:val="single" w:color="auto" w:sz="4" w:space="0"/>
            </w:tcBorders>
            <w:vAlign w:val="center"/>
          </w:tcPr>
          <w:p>
            <w:pPr>
              <w:rPr>
                <w:rFonts w:cs="Courier New"/>
                <w:color w:val="000000"/>
                <w:szCs w:val="21"/>
              </w:rPr>
            </w:pPr>
          </w:p>
        </w:tc>
        <w:tc>
          <w:tcPr>
            <w:tcW w:w="850" w:type="dxa"/>
            <w:tcBorders>
              <w:top w:val="single" w:color="auto" w:sz="4" w:space="0"/>
              <w:left w:val="single" w:color="auto" w:sz="4" w:space="0"/>
              <w:bottom w:val="single" w:color="auto" w:sz="4" w:space="0"/>
              <w:right w:val="single" w:color="auto" w:sz="4" w:space="0"/>
            </w:tcBorders>
          </w:tcPr>
          <w:p>
            <w:pPr>
              <w:rPr>
                <w:rFonts w:cs="Courier New"/>
                <w:color w:val="000000"/>
                <w:szCs w:val="21"/>
              </w:rPr>
            </w:pPr>
            <w:r>
              <w:rPr>
                <w:rFonts w:hint="eastAsia" w:cs="Courier New"/>
                <w:color w:val="000000"/>
                <w:szCs w:val="21"/>
              </w:rPr>
              <w:t>string</w:t>
            </w:r>
          </w:p>
        </w:tc>
        <w:tc>
          <w:tcPr>
            <w:tcW w:w="2319" w:type="dxa"/>
            <w:tcBorders>
              <w:top w:val="single" w:color="auto" w:sz="4" w:space="0"/>
              <w:left w:val="single" w:color="auto" w:sz="4" w:space="0"/>
              <w:bottom w:val="single" w:color="auto" w:sz="4" w:space="0"/>
              <w:right w:val="single" w:color="auto" w:sz="4" w:space="0"/>
            </w:tcBorders>
            <w:vAlign w:val="center"/>
          </w:tcPr>
          <w:p>
            <w:pPr>
              <w:rPr>
                <w:rFonts w:cs="Courier New"/>
                <w:color w:val="000000"/>
                <w:szCs w:val="21"/>
              </w:rPr>
            </w:pPr>
            <w:r>
              <w:rPr>
                <w:rFonts w:hint="eastAsia" w:cs="Courier New"/>
                <w:color w:val="000000"/>
                <w:szCs w:val="21"/>
              </w:rPr>
              <w:t>价格更新时间戳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57" w:hRule="atLeast"/>
          <w:jc w:val="center"/>
        </w:trPr>
        <w:tc>
          <w:tcPr>
            <w:tcW w:w="1884" w:type="dxa"/>
            <w:tcBorders>
              <w:top w:val="single" w:color="auto" w:sz="4" w:space="0"/>
              <w:left w:val="single" w:color="auto" w:sz="4" w:space="0"/>
              <w:bottom w:val="single" w:color="auto" w:sz="4" w:space="0"/>
              <w:right w:val="single" w:color="auto" w:sz="4" w:space="0"/>
            </w:tcBorders>
            <w:vAlign w:val="center"/>
          </w:tcPr>
          <w:p>
            <w:pPr>
              <w:rPr>
                <w:rFonts w:cs="Courier New"/>
                <w:color w:val="000000"/>
                <w:szCs w:val="21"/>
              </w:rPr>
            </w:pPr>
            <w:r>
              <w:rPr>
                <w:rFonts w:hint="eastAsia" w:cs="Courier New"/>
                <w:color w:val="000000"/>
                <w:szCs w:val="21"/>
              </w:rPr>
              <w:t>牌价更新时间</w:t>
            </w:r>
          </w:p>
        </w:tc>
        <w:tc>
          <w:tcPr>
            <w:tcW w:w="2904" w:type="dxa"/>
            <w:tcBorders>
              <w:top w:val="single" w:color="auto" w:sz="4" w:space="0"/>
              <w:left w:val="single" w:color="auto" w:sz="4" w:space="0"/>
              <w:bottom w:val="single" w:color="auto" w:sz="4" w:space="0"/>
              <w:right w:val="single" w:color="auto" w:sz="4" w:space="0"/>
            </w:tcBorders>
            <w:vAlign w:val="center"/>
          </w:tcPr>
          <w:p>
            <w:pPr>
              <w:rPr>
                <w:rFonts w:cs="Courier New"/>
                <w:color w:val="000000"/>
                <w:szCs w:val="21"/>
              </w:rPr>
            </w:pPr>
          </w:p>
        </w:tc>
        <w:tc>
          <w:tcPr>
            <w:tcW w:w="850" w:type="dxa"/>
            <w:tcBorders>
              <w:top w:val="single" w:color="auto" w:sz="4" w:space="0"/>
              <w:left w:val="single" w:color="auto" w:sz="4" w:space="0"/>
              <w:bottom w:val="single" w:color="auto" w:sz="4" w:space="0"/>
              <w:right w:val="single" w:color="auto" w:sz="4" w:space="0"/>
            </w:tcBorders>
          </w:tcPr>
          <w:p>
            <w:pPr>
              <w:rPr>
                <w:rFonts w:cs="Courier New"/>
                <w:color w:val="000000"/>
                <w:szCs w:val="21"/>
              </w:rPr>
            </w:pPr>
            <w:r>
              <w:rPr>
                <w:rFonts w:hint="eastAsia" w:cs="Courier New"/>
                <w:color w:val="000000"/>
                <w:szCs w:val="21"/>
              </w:rPr>
              <w:t>string</w:t>
            </w:r>
          </w:p>
        </w:tc>
        <w:tc>
          <w:tcPr>
            <w:tcW w:w="2319" w:type="dxa"/>
            <w:tcBorders>
              <w:top w:val="single" w:color="auto" w:sz="4" w:space="0"/>
              <w:left w:val="single" w:color="auto" w:sz="4" w:space="0"/>
              <w:bottom w:val="single" w:color="auto" w:sz="4" w:space="0"/>
              <w:right w:val="single" w:color="auto" w:sz="4" w:space="0"/>
            </w:tcBorders>
            <w:vAlign w:val="center"/>
          </w:tcPr>
          <w:p>
            <w:pPr>
              <w:rPr>
                <w:rFonts w:cs="Courier New"/>
                <w:color w:val="000000"/>
                <w:szCs w:val="21"/>
              </w:rPr>
            </w:pPr>
            <w:r>
              <w:rPr>
                <w:rFonts w:hint="eastAsia" w:cs="Courier New"/>
                <w:color w:val="000000"/>
                <w:szCs w:val="21"/>
              </w:rPr>
              <w:t>价格更新时间戳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57" w:hRule="atLeast"/>
          <w:jc w:val="center"/>
        </w:trPr>
        <w:tc>
          <w:tcPr>
            <w:tcW w:w="1884" w:type="dxa"/>
            <w:tcBorders>
              <w:top w:val="single" w:color="auto" w:sz="4" w:space="0"/>
              <w:left w:val="single" w:color="auto" w:sz="4" w:space="0"/>
              <w:bottom w:val="single" w:color="auto" w:sz="4" w:space="0"/>
              <w:right w:val="single" w:color="auto" w:sz="4" w:space="0"/>
            </w:tcBorders>
            <w:vAlign w:val="center"/>
          </w:tcPr>
          <w:p>
            <w:pPr>
              <w:rPr>
                <w:rFonts w:cs="Courier New"/>
                <w:color w:val="000000"/>
                <w:szCs w:val="21"/>
              </w:rPr>
            </w:pPr>
            <w:r>
              <w:rPr>
                <w:rFonts w:hint="eastAsia" w:cs="Courier New"/>
                <w:color w:val="000000"/>
                <w:szCs w:val="21"/>
              </w:rPr>
              <w:t>买入价</w:t>
            </w:r>
          </w:p>
        </w:tc>
        <w:tc>
          <w:tcPr>
            <w:tcW w:w="2904" w:type="dxa"/>
            <w:tcBorders>
              <w:top w:val="single" w:color="auto" w:sz="4" w:space="0"/>
              <w:left w:val="single" w:color="auto" w:sz="4" w:space="0"/>
              <w:bottom w:val="single" w:color="auto" w:sz="4" w:space="0"/>
              <w:right w:val="single" w:color="auto" w:sz="4" w:space="0"/>
            </w:tcBorders>
            <w:vAlign w:val="center"/>
          </w:tcPr>
          <w:p>
            <w:pPr>
              <w:rPr>
                <w:rFonts w:cs="Courier New"/>
                <w:color w:val="000000"/>
                <w:szCs w:val="21"/>
              </w:rPr>
            </w:pPr>
            <w:r>
              <w:rPr>
                <w:rFonts w:cs="Courier New"/>
                <w:color w:val="000000"/>
                <w:szCs w:val="21"/>
              </w:rPr>
              <w:t>PRICE_LAST_BID_RT</w:t>
            </w:r>
          </w:p>
        </w:tc>
        <w:tc>
          <w:tcPr>
            <w:tcW w:w="850" w:type="dxa"/>
            <w:tcBorders>
              <w:top w:val="single" w:color="auto" w:sz="4" w:space="0"/>
              <w:left w:val="single" w:color="auto" w:sz="4" w:space="0"/>
              <w:bottom w:val="single" w:color="auto" w:sz="4" w:space="0"/>
              <w:right w:val="single" w:color="auto" w:sz="4" w:space="0"/>
            </w:tcBorders>
            <w:vAlign w:val="center"/>
          </w:tcPr>
          <w:p>
            <w:pPr>
              <w:jc w:val="left"/>
              <w:rPr>
                <w:rFonts w:cs="Courier New"/>
                <w:color w:val="000000"/>
                <w:szCs w:val="21"/>
              </w:rPr>
            </w:pPr>
            <w:r>
              <w:rPr>
                <w:rFonts w:hint="eastAsia" w:cs="Courier New"/>
                <w:color w:val="000000"/>
                <w:szCs w:val="21"/>
              </w:rPr>
              <w:t>double</w:t>
            </w:r>
          </w:p>
        </w:tc>
        <w:tc>
          <w:tcPr>
            <w:tcW w:w="2319" w:type="dxa"/>
            <w:tcBorders>
              <w:top w:val="single" w:color="auto" w:sz="4" w:space="0"/>
              <w:left w:val="single" w:color="auto" w:sz="4" w:space="0"/>
              <w:bottom w:val="single" w:color="auto" w:sz="4" w:space="0"/>
              <w:right w:val="single" w:color="auto" w:sz="4" w:space="0"/>
            </w:tcBorders>
            <w:vAlign w:val="center"/>
          </w:tcPr>
          <w:p>
            <w:pPr>
              <w:rPr>
                <w:rFonts w:cs="Courier New"/>
                <w:color w:val="00000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57" w:hRule="atLeast"/>
          <w:jc w:val="center"/>
        </w:trPr>
        <w:tc>
          <w:tcPr>
            <w:tcW w:w="1884" w:type="dxa"/>
            <w:tcBorders>
              <w:top w:val="single" w:color="auto" w:sz="4" w:space="0"/>
              <w:left w:val="single" w:color="auto" w:sz="4" w:space="0"/>
              <w:bottom w:val="single" w:color="auto" w:sz="4" w:space="0"/>
              <w:right w:val="single" w:color="auto" w:sz="4" w:space="0"/>
            </w:tcBorders>
            <w:vAlign w:val="center"/>
          </w:tcPr>
          <w:p>
            <w:pPr>
              <w:rPr>
                <w:rFonts w:cs="Courier New"/>
                <w:color w:val="000000"/>
                <w:szCs w:val="21"/>
              </w:rPr>
            </w:pPr>
            <w:r>
              <w:rPr>
                <w:rFonts w:hint="eastAsia" w:cs="Courier New"/>
                <w:color w:val="000000"/>
                <w:szCs w:val="21"/>
              </w:rPr>
              <w:t>卖出价</w:t>
            </w:r>
          </w:p>
        </w:tc>
        <w:tc>
          <w:tcPr>
            <w:tcW w:w="2904" w:type="dxa"/>
            <w:tcBorders>
              <w:top w:val="single" w:color="auto" w:sz="4" w:space="0"/>
              <w:left w:val="single" w:color="auto" w:sz="4" w:space="0"/>
              <w:bottom w:val="single" w:color="auto" w:sz="4" w:space="0"/>
              <w:right w:val="single" w:color="auto" w:sz="4" w:space="0"/>
            </w:tcBorders>
            <w:vAlign w:val="center"/>
          </w:tcPr>
          <w:p>
            <w:pPr>
              <w:rPr>
                <w:rFonts w:cs="Courier New"/>
                <w:color w:val="000000"/>
                <w:szCs w:val="21"/>
              </w:rPr>
            </w:pPr>
            <w:r>
              <w:rPr>
                <w:rFonts w:cs="Courier New"/>
                <w:color w:val="000000"/>
                <w:szCs w:val="21"/>
              </w:rPr>
              <w:t>PRICE_LAST_ASK_RT</w:t>
            </w:r>
          </w:p>
        </w:tc>
        <w:tc>
          <w:tcPr>
            <w:tcW w:w="850" w:type="dxa"/>
            <w:tcBorders>
              <w:top w:val="single" w:color="auto" w:sz="4" w:space="0"/>
              <w:left w:val="single" w:color="auto" w:sz="4" w:space="0"/>
              <w:bottom w:val="single" w:color="auto" w:sz="4" w:space="0"/>
              <w:right w:val="single" w:color="auto" w:sz="4" w:space="0"/>
            </w:tcBorders>
            <w:vAlign w:val="center"/>
          </w:tcPr>
          <w:p>
            <w:pPr>
              <w:jc w:val="left"/>
              <w:rPr>
                <w:rFonts w:cs="Courier New"/>
                <w:color w:val="000000"/>
                <w:szCs w:val="21"/>
              </w:rPr>
            </w:pPr>
            <w:r>
              <w:rPr>
                <w:rFonts w:hint="eastAsia" w:cs="Courier New"/>
                <w:color w:val="000000"/>
                <w:szCs w:val="21"/>
              </w:rPr>
              <w:t>double</w:t>
            </w:r>
          </w:p>
        </w:tc>
        <w:tc>
          <w:tcPr>
            <w:tcW w:w="2319" w:type="dxa"/>
            <w:tcBorders>
              <w:top w:val="single" w:color="auto" w:sz="4" w:space="0"/>
              <w:left w:val="single" w:color="auto" w:sz="4" w:space="0"/>
              <w:bottom w:val="single" w:color="auto" w:sz="4" w:space="0"/>
              <w:right w:val="single" w:color="auto" w:sz="4" w:space="0"/>
            </w:tcBorders>
            <w:vAlign w:val="center"/>
          </w:tcPr>
          <w:p>
            <w:pPr>
              <w:rPr>
                <w:rFonts w:cs="Courier New"/>
                <w:color w:val="000000"/>
                <w:szCs w:val="21"/>
              </w:rPr>
            </w:pPr>
          </w:p>
        </w:tc>
      </w:tr>
    </w:tbl>
    <w:p/>
    <w:sectPr>
      <w:headerReference r:id="rId3" w:type="default"/>
      <w:pgSz w:w="11906" w:h="16838"/>
      <w:pgMar w:top="1440" w:right="1800" w:bottom="1440" w:left="1800" w:header="851" w:footer="992" w:gutter="0"/>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10002FF" w:usb1="4000ACFF" w:usb2="00000009" w:usb3="00000000" w:csb0="2000019F" w:csb1="00000000"/>
  </w:font>
  <w:font w:name="楷体_GB2312">
    <w:altName w:val="楷体"/>
    <w:panose1 w:val="00000000000000000000"/>
    <w:charset w:val="86"/>
    <w:family w:val="modern"/>
    <w:pitch w:val="default"/>
    <w:sig w:usb0="00000000" w:usb1="00000000" w:usb2="00000000" w:usb3="00000000" w:csb0="00040000" w:csb1="00000000"/>
  </w:font>
  <w:font w:name="Courier New">
    <w:panose1 w:val="02070309020205020404"/>
    <w:charset w:val="00"/>
    <w:family w:val="modern"/>
    <w:pitch w:val="default"/>
    <w:sig w:usb0="E0002AFF" w:usb1="C0007843" w:usb2="00000009" w:usb3="00000000" w:csb0="400001FF" w:csb1="FFFF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80F3C52"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35F299D"/>
    <w:multiLevelType w:val="multilevel"/>
    <w:tmpl w:val="235F299D"/>
    <w:lvl w:ilvl="0" w:tentative="0">
      <w:start w:val="1"/>
      <w:numFmt w:val="decimal"/>
      <w:lvlText w:val="%1."/>
      <w:lvlJc w:val="left"/>
      <w:pPr>
        <w:ind w:left="1352"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30A02641"/>
    <w:multiLevelType w:val="multilevel"/>
    <w:tmpl w:val="30A02641"/>
    <w:lvl w:ilvl="0" w:tentative="0">
      <w:start w:val="1"/>
      <w:numFmt w:val="decimal"/>
      <w:lvlText w:val="%1"/>
      <w:lvlJc w:val="left"/>
      <w:pPr>
        <w:ind w:left="425" w:hanging="425"/>
      </w:pPr>
    </w:lvl>
    <w:lvl w:ilvl="1" w:tentative="0">
      <w:start w:val="1"/>
      <w:numFmt w:val="decimal"/>
      <w:lvlText w:val="%1.%2"/>
      <w:lvlJc w:val="left"/>
      <w:pPr>
        <w:ind w:left="992" w:hanging="567"/>
      </w:pPr>
    </w:lvl>
    <w:lvl w:ilvl="2" w:tentative="0">
      <w:start w:val="1"/>
      <w:numFmt w:val="decimal"/>
      <w:lvlText w:val="%1.%2.%3"/>
      <w:lvlJc w:val="left"/>
      <w:pPr>
        <w:ind w:left="1418" w:hanging="567"/>
      </w:pPr>
    </w:lvl>
    <w:lvl w:ilvl="3" w:tentative="0">
      <w:start w:val="1"/>
      <w:numFmt w:val="decimal"/>
      <w:lvlText w:val="%1.%2.%3.%4"/>
      <w:lvlJc w:val="left"/>
      <w:pPr>
        <w:ind w:left="1984" w:hanging="708"/>
      </w:pPr>
    </w:lvl>
    <w:lvl w:ilvl="4" w:tentative="0">
      <w:start w:val="1"/>
      <w:numFmt w:val="decimal"/>
      <w:lvlText w:val="%1.%2.%3.%4.%5"/>
      <w:lvlJc w:val="left"/>
      <w:pPr>
        <w:ind w:left="2551" w:hanging="850"/>
      </w:pPr>
    </w:lvl>
    <w:lvl w:ilvl="5" w:tentative="0">
      <w:start w:val="1"/>
      <w:numFmt w:val="decimal"/>
      <w:lvlText w:val="%1.%2.%3.%4.%5.%6"/>
      <w:lvlJc w:val="left"/>
      <w:pPr>
        <w:ind w:left="3260" w:hanging="1134"/>
      </w:pPr>
    </w:lvl>
    <w:lvl w:ilvl="6" w:tentative="0">
      <w:start w:val="1"/>
      <w:numFmt w:val="decimal"/>
      <w:lvlText w:val="%1.%2.%3.%4.%5.%6.%7"/>
      <w:lvlJc w:val="left"/>
      <w:pPr>
        <w:ind w:left="3827" w:hanging="1276"/>
      </w:pPr>
    </w:lvl>
    <w:lvl w:ilvl="7" w:tentative="0">
      <w:start w:val="1"/>
      <w:numFmt w:val="decimal"/>
      <w:lvlText w:val="%1.%2.%3.%4.%5.%6.%7.%8"/>
      <w:lvlJc w:val="left"/>
      <w:pPr>
        <w:ind w:left="4394" w:hanging="1418"/>
      </w:pPr>
    </w:lvl>
    <w:lvl w:ilvl="8" w:tentative="0">
      <w:start w:val="1"/>
      <w:numFmt w:val="decimal"/>
      <w:lvlText w:val="%1.%2.%3.%4.%5.%6.%7.%8.%9"/>
      <w:lvlJc w:val="left"/>
      <w:pPr>
        <w:ind w:left="5102" w:hanging="1700"/>
      </w:pPr>
    </w:lvl>
  </w:abstractNum>
  <w:abstractNum w:abstractNumId="2">
    <w:nsid w:val="3D8557AE"/>
    <w:multiLevelType w:val="multilevel"/>
    <w:tmpl w:val="3D8557AE"/>
    <w:lvl w:ilvl="0" w:tentative="0">
      <w:start w:val="1"/>
      <w:numFmt w:val="decimal"/>
      <w:lvlText w:val="%1."/>
      <w:lvlJc w:val="left"/>
      <w:pPr>
        <w:ind w:left="425" w:hanging="425"/>
      </w:pPr>
    </w:lvl>
    <w:lvl w:ilvl="1" w:tentative="0">
      <w:start w:val="1"/>
      <w:numFmt w:val="decimal"/>
      <w:lvlText w:val="%1.%2."/>
      <w:lvlJc w:val="left"/>
      <w:pPr>
        <w:ind w:left="567" w:hanging="567"/>
      </w:pPr>
    </w:lvl>
    <w:lvl w:ilvl="2" w:tentative="0">
      <w:start w:val="1"/>
      <w:numFmt w:val="decimal"/>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hideSpellingErrors/>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172A27"/>
    <w:rsid w:val="00001F1D"/>
    <w:rsid w:val="00003212"/>
    <w:rsid w:val="00011194"/>
    <w:rsid w:val="0001131B"/>
    <w:rsid w:val="000116F8"/>
    <w:rsid w:val="0001299A"/>
    <w:rsid w:val="00013D29"/>
    <w:rsid w:val="00017B70"/>
    <w:rsid w:val="0002083A"/>
    <w:rsid w:val="00020B20"/>
    <w:rsid w:val="00021195"/>
    <w:rsid w:val="00022471"/>
    <w:rsid w:val="00023F54"/>
    <w:rsid w:val="000240FF"/>
    <w:rsid w:val="00024D83"/>
    <w:rsid w:val="000254E7"/>
    <w:rsid w:val="00025CF1"/>
    <w:rsid w:val="00026BB2"/>
    <w:rsid w:val="000308C7"/>
    <w:rsid w:val="0003143B"/>
    <w:rsid w:val="00033665"/>
    <w:rsid w:val="00034211"/>
    <w:rsid w:val="00034249"/>
    <w:rsid w:val="0003546B"/>
    <w:rsid w:val="000375EF"/>
    <w:rsid w:val="00040501"/>
    <w:rsid w:val="00041A08"/>
    <w:rsid w:val="00042664"/>
    <w:rsid w:val="00043C9F"/>
    <w:rsid w:val="00045213"/>
    <w:rsid w:val="0004589E"/>
    <w:rsid w:val="0004658B"/>
    <w:rsid w:val="000476AA"/>
    <w:rsid w:val="000526A4"/>
    <w:rsid w:val="0005503D"/>
    <w:rsid w:val="00055379"/>
    <w:rsid w:val="0006073B"/>
    <w:rsid w:val="0006114F"/>
    <w:rsid w:val="0006147E"/>
    <w:rsid w:val="000617BD"/>
    <w:rsid w:val="000618B6"/>
    <w:rsid w:val="00063D19"/>
    <w:rsid w:val="00070870"/>
    <w:rsid w:val="0007494E"/>
    <w:rsid w:val="000805D4"/>
    <w:rsid w:val="000811A5"/>
    <w:rsid w:val="00084864"/>
    <w:rsid w:val="0008589D"/>
    <w:rsid w:val="00091FBD"/>
    <w:rsid w:val="00095446"/>
    <w:rsid w:val="00096EBD"/>
    <w:rsid w:val="00097A2C"/>
    <w:rsid w:val="000A22F7"/>
    <w:rsid w:val="000A2E95"/>
    <w:rsid w:val="000A4B9F"/>
    <w:rsid w:val="000A6575"/>
    <w:rsid w:val="000B01FE"/>
    <w:rsid w:val="000B193A"/>
    <w:rsid w:val="000B1EDD"/>
    <w:rsid w:val="000B275C"/>
    <w:rsid w:val="000B4822"/>
    <w:rsid w:val="000C1D3F"/>
    <w:rsid w:val="000C2D9F"/>
    <w:rsid w:val="000C44E1"/>
    <w:rsid w:val="000C4D11"/>
    <w:rsid w:val="000C549C"/>
    <w:rsid w:val="000C60B1"/>
    <w:rsid w:val="000C6A82"/>
    <w:rsid w:val="000C6D0B"/>
    <w:rsid w:val="000D12AA"/>
    <w:rsid w:val="000D162B"/>
    <w:rsid w:val="000D1DD1"/>
    <w:rsid w:val="000D3700"/>
    <w:rsid w:val="000D43B6"/>
    <w:rsid w:val="000D739E"/>
    <w:rsid w:val="000E0228"/>
    <w:rsid w:val="000E2078"/>
    <w:rsid w:val="000E2ED0"/>
    <w:rsid w:val="000E4243"/>
    <w:rsid w:val="000E78F6"/>
    <w:rsid w:val="000E7E4F"/>
    <w:rsid w:val="000F1B27"/>
    <w:rsid w:val="000F3B29"/>
    <w:rsid w:val="000F3B5C"/>
    <w:rsid w:val="000F55CC"/>
    <w:rsid w:val="00104760"/>
    <w:rsid w:val="00105528"/>
    <w:rsid w:val="0010569D"/>
    <w:rsid w:val="00110789"/>
    <w:rsid w:val="00112448"/>
    <w:rsid w:val="00113670"/>
    <w:rsid w:val="00114985"/>
    <w:rsid w:val="0011577C"/>
    <w:rsid w:val="00115A3A"/>
    <w:rsid w:val="0011637F"/>
    <w:rsid w:val="00121CB8"/>
    <w:rsid w:val="00121D9D"/>
    <w:rsid w:val="001229FA"/>
    <w:rsid w:val="00130B2B"/>
    <w:rsid w:val="00131ED7"/>
    <w:rsid w:val="00134ACA"/>
    <w:rsid w:val="001354D7"/>
    <w:rsid w:val="001367AC"/>
    <w:rsid w:val="00140177"/>
    <w:rsid w:val="001449B9"/>
    <w:rsid w:val="00145547"/>
    <w:rsid w:val="001511E6"/>
    <w:rsid w:val="00151345"/>
    <w:rsid w:val="0015375F"/>
    <w:rsid w:val="001544CE"/>
    <w:rsid w:val="001602C0"/>
    <w:rsid w:val="00163BA5"/>
    <w:rsid w:val="00165D78"/>
    <w:rsid w:val="001665DE"/>
    <w:rsid w:val="00167A38"/>
    <w:rsid w:val="00170985"/>
    <w:rsid w:val="00172A27"/>
    <w:rsid w:val="00175D63"/>
    <w:rsid w:val="00176C74"/>
    <w:rsid w:val="001804D9"/>
    <w:rsid w:val="001835AA"/>
    <w:rsid w:val="00190DB9"/>
    <w:rsid w:val="00193C0A"/>
    <w:rsid w:val="001966ED"/>
    <w:rsid w:val="001A27F7"/>
    <w:rsid w:val="001A501B"/>
    <w:rsid w:val="001A586B"/>
    <w:rsid w:val="001A621E"/>
    <w:rsid w:val="001B153A"/>
    <w:rsid w:val="001B3807"/>
    <w:rsid w:val="001B6647"/>
    <w:rsid w:val="001C087C"/>
    <w:rsid w:val="001C1F52"/>
    <w:rsid w:val="001C3A2F"/>
    <w:rsid w:val="001C3AD4"/>
    <w:rsid w:val="001C4171"/>
    <w:rsid w:val="001C5144"/>
    <w:rsid w:val="001C565F"/>
    <w:rsid w:val="001C57F8"/>
    <w:rsid w:val="001D1167"/>
    <w:rsid w:val="001D3426"/>
    <w:rsid w:val="001D35BE"/>
    <w:rsid w:val="001D55B7"/>
    <w:rsid w:val="001E0186"/>
    <w:rsid w:val="001E1CE1"/>
    <w:rsid w:val="001E3D96"/>
    <w:rsid w:val="001E5321"/>
    <w:rsid w:val="001E607B"/>
    <w:rsid w:val="001E6091"/>
    <w:rsid w:val="001F045F"/>
    <w:rsid w:val="001F3B21"/>
    <w:rsid w:val="001F5666"/>
    <w:rsid w:val="001F5FE6"/>
    <w:rsid w:val="001F64CB"/>
    <w:rsid w:val="00201208"/>
    <w:rsid w:val="00202DDE"/>
    <w:rsid w:val="00202E56"/>
    <w:rsid w:val="002051F7"/>
    <w:rsid w:val="002052F4"/>
    <w:rsid w:val="0020551A"/>
    <w:rsid w:val="00207AF3"/>
    <w:rsid w:val="0021026C"/>
    <w:rsid w:val="00210EE8"/>
    <w:rsid w:val="00213768"/>
    <w:rsid w:val="00213B35"/>
    <w:rsid w:val="0021499F"/>
    <w:rsid w:val="002152B3"/>
    <w:rsid w:val="00215312"/>
    <w:rsid w:val="00221DCE"/>
    <w:rsid w:val="00221DD3"/>
    <w:rsid w:val="00222BFC"/>
    <w:rsid w:val="0023017D"/>
    <w:rsid w:val="00230CF3"/>
    <w:rsid w:val="002325E5"/>
    <w:rsid w:val="00233052"/>
    <w:rsid w:val="002349E5"/>
    <w:rsid w:val="00236F0E"/>
    <w:rsid w:val="00240861"/>
    <w:rsid w:val="0024225A"/>
    <w:rsid w:val="00243977"/>
    <w:rsid w:val="002446C6"/>
    <w:rsid w:val="00246341"/>
    <w:rsid w:val="00247FA1"/>
    <w:rsid w:val="0025021C"/>
    <w:rsid w:val="00252183"/>
    <w:rsid w:val="0025435F"/>
    <w:rsid w:val="00255EB3"/>
    <w:rsid w:val="0025611D"/>
    <w:rsid w:val="002562AE"/>
    <w:rsid w:val="0025782B"/>
    <w:rsid w:val="002578F6"/>
    <w:rsid w:val="00261A9A"/>
    <w:rsid w:val="00262148"/>
    <w:rsid w:val="00262C10"/>
    <w:rsid w:val="00262C70"/>
    <w:rsid w:val="0026323C"/>
    <w:rsid w:val="00264785"/>
    <w:rsid w:val="002651BC"/>
    <w:rsid w:val="00267168"/>
    <w:rsid w:val="002706A3"/>
    <w:rsid w:val="00270E5D"/>
    <w:rsid w:val="002710E1"/>
    <w:rsid w:val="00271880"/>
    <w:rsid w:val="00272541"/>
    <w:rsid w:val="00274CB0"/>
    <w:rsid w:val="00277711"/>
    <w:rsid w:val="00277951"/>
    <w:rsid w:val="00277CBE"/>
    <w:rsid w:val="00280C48"/>
    <w:rsid w:val="00282045"/>
    <w:rsid w:val="002833D0"/>
    <w:rsid w:val="00286B53"/>
    <w:rsid w:val="002876BA"/>
    <w:rsid w:val="002915A5"/>
    <w:rsid w:val="00291B97"/>
    <w:rsid w:val="00291DEC"/>
    <w:rsid w:val="0029452A"/>
    <w:rsid w:val="0029456D"/>
    <w:rsid w:val="00294655"/>
    <w:rsid w:val="00294DDF"/>
    <w:rsid w:val="00294EAE"/>
    <w:rsid w:val="00294FA9"/>
    <w:rsid w:val="002961BC"/>
    <w:rsid w:val="002A2A9B"/>
    <w:rsid w:val="002A59E4"/>
    <w:rsid w:val="002A5AF0"/>
    <w:rsid w:val="002A7FB4"/>
    <w:rsid w:val="002B1B3D"/>
    <w:rsid w:val="002B2425"/>
    <w:rsid w:val="002B35F2"/>
    <w:rsid w:val="002B379C"/>
    <w:rsid w:val="002B4487"/>
    <w:rsid w:val="002B5E96"/>
    <w:rsid w:val="002B65CC"/>
    <w:rsid w:val="002B74B3"/>
    <w:rsid w:val="002C365E"/>
    <w:rsid w:val="002C4271"/>
    <w:rsid w:val="002C54BF"/>
    <w:rsid w:val="002C569D"/>
    <w:rsid w:val="002C6C01"/>
    <w:rsid w:val="002C6E80"/>
    <w:rsid w:val="002D2976"/>
    <w:rsid w:val="002D418E"/>
    <w:rsid w:val="002D7341"/>
    <w:rsid w:val="002E631C"/>
    <w:rsid w:val="002E7896"/>
    <w:rsid w:val="002E7AB5"/>
    <w:rsid w:val="002F2D88"/>
    <w:rsid w:val="002F6109"/>
    <w:rsid w:val="002F6BD3"/>
    <w:rsid w:val="002F7D00"/>
    <w:rsid w:val="00301D39"/>
    <w:rsid w:val="003022BC"/>
    <w:rsid w:val="00302B0B"/>
    <w:rsid w:val="00305CCE"/>
    <w:rsid w:val="00305DF8"/>
    <w:rsid w:val="003076C8"/>
    <w:rsid w:val="00307E15"/>
    <w:rsid w:val="00310EAD"/>
    <w:rsid w:val="00311D19"/>
    <w:rsid w:val="00312272"/>
    <w:rsid w:val="0031374B"/>
    <w:rsid w:val="00314068"/>
    <w:rsid w:val="00315136"/>
    <w:rsid w:val="00316908"/>
    <w:rsid w:val="00316EAA"/>
    <w:rsid w:val="00317482"/>
    <w:rsid w:val="00317CB1"/>
    <w:rsid w:val="00320709"/>
    <w:rsid w:val="00321087"/>
    <w:rsid w:val="00322453"/>
    <w:rsid w:val="00322CFC"/>
    <w:rsid w:val="00322E19"/>
    <w:rsid w:val="00324DDE"/>
    <w:rsid w:val="0032706E"/>
    <w:rsid w:val="00330989"/>
    <w:rsid w:val="00332129"/>
    <w:rsid w:val="00332A8E"/>
    <w:rsid w:val="00335E63"/>
    <w:rsid w:val="003360AB"/>
    <w:rsid w:val="00340643"/>
    <w:rsid w:val="00340A01"/>
    <w:rsid w:val="003424D6"/>
    <w:rsid w:val="003461B7"/>
    <w:rsid w:val="00351805"/>
    <w:rsid w:val="00351951"/>
    <w:rsid w:val="00352327"/>
    <w:rsid w:val="003529E6"/>
    <w:rsid w:val="00353234"/>
    <w:rsid w:val="003549D3"/>
    <w:rsid w:val="00356A40"/>
    <w:rsid w:val="0036166C"/>
    <w:rsid w:val="00361E2F"/>
    <w:rsid w:val="003628DA"/>
    <w:rsid w:val="00363131"/>
    <w:rsid w:val="00365B69"/>
    <w:rsid w:val="00365C35"/>
    <w:rsid w:val="00366568"/>
    <w:rsid w:val="003675E8"/>
    <w:rsid w:val="00367E9A"/>
    <w:rsid w:val="0037003E"/>
    <w:rsid w:val="003714A1"/>
    <w:rsid w:val="003720A4"/>
    <w:rsid w:val="0037224B"/>
    <w:rsid w:val="0037242B"/>
    <w:rsid w:val="00372C05"/>
    <w:rsid w:val="00374FC7"/>
    <w:rsid w:val="00376144"/>
    <w:rsid w:val="003764BE"/>
    <w:rsid w:val="003764F0"/>
    <w:rsid w:val="00380B97"/>
    <w:rsid w:val="00380DD4"/>
    <w:rsid w:val="00385E10"/>
    <w:rsid w:val="003875CF"/>
    <w:rsid w:val="00387E24"/>
    <w:rsid w:val="0039011A"/>
    <w:rsid w:val="00390994"/>
    <w:rsid w:val="003917E2"/>
    <w:rsid w:val="00391A9D"/>
    <w:rsid w:val="00393CB2"/>
    <w:rsid w:val="00393EA8"/>
    <w:rsid w:val="00395193"/>
    <w:rsid w:val="00397681"/>
    <w:rsid w:val="003A162A"/>
    <w:rsid w:val="003A169D"/>
    <w:rsid w:val="003A3471"/>
    <w:rsid w:val="003A5A07"/>
    <w:rsid w:val="003A6856"/>
    <w:rsid w:val="003B0B54"/>
    <w:rsid w:val="003B21C8"/>
    <w:rsid w:val="003B288B"/>
    <w:rsid w:val="003B44C2"/>
    <w:rsid w:val="003B4EFE"/>
    <w:rsid w:val="003B630A"/>
    <w:rsid w:val="003C0310"/>
    <w:rsid w:val="003C3374"/>
    <w:rsid w:val="003C3769"/>
    <w:rsid w:val="003C5427"/>
    <w:rsid w:val="003C67EB"/>
    <w:rsid w:val="003D01DF"/>
    <w:rsid w:val="003D05DB"/>
    <w:rsid w:val="003D23DA"/>
    <w:rsid w:val="003D3053"/>
    <w:rsid w:val="003D3944"/>
    <w:rsid w:val="003D4DE6"/>
    <w:rsid w:val="003D5184"/>
    <w:rsid w:val="003D583E"/>
    <w:rsid w:val="003D5E5D"/>
    <w:rsid w:val="003D6142"/>
    <w:rsid w:val="003E2C51"/>
    <w:rsid w:val="003E6C38"/>
    <w:rsid w:val="003E6E9E"/>
    <w:rsid w:val="003F041B"/>
    <w:rsid w:val="003F2278"/>
    <w:rsid w:val="003F5D64"/>
    <w:rsid w:val="00401542"/>
    <w:rsid w:val="004056E7"/>
    <w:rsid w:val="00405D90"/>
    <w:rsid w:val="00405FB5"/>
    <w:rsid w:val="004061A7"/>
    <w:rsid w:val="00410E05"/>
    <w:rsid w:val="00410F2C"/>
    <w:rsid w:val="00413E1F"/>
    <w:rsid w:val="004144D9"/>
    <w:rsid w:val="0041638E"/>
    <w:rsid w:val="00417547"/>
    <w:rsid w:val="00422365"/>
    <w:rsid w:val="0042348B"/>
    <w:rsid w:val="00423655"/>
    <w:rsid w:val="0042625B"/>
    <w:rsid w:val="004275FE"/>
    <w:rsid w:val="00434236"/>
    <w:rsid w:val="00434D20"/>
    <w:rsid w:val="004435B5"/>
    <w:rsid w:val="00444191"/>
    <w:rsid w:val="00444546"/>
    <w:rsid w:val="004459F9"/>
    <w:rsid w:val="004464CC"/>
    <w:rsid w:val="0044732F"/>
    <w:rsid w:val="00451F17"/>
    <w:rsid w:val="00454079"/>
    <w:rsid w:val="0045479D"/>
    <w:rsid w:val="00454B80"/>
    <w:rsid w:val="0045624C"/>
    <w:rsid w:val="004572EA"/>
    <w:rsid w:val="00457A4E"/>
    <w:rsid w:val="0046085B"/>
    <w:rsid w:val="00460DA4"/>
    <w:rsid w:val="00462448"/>
    <w:rsid w:val="00462CDC"/>
    <w:rsid w:val="0046739F"/>
    <w:rsid w:val="00470258"/>
    <w:rsid w:val="0047228A"/>
    <w:rsid w:val="00472C3B"/>
    <w:rsid w:val="004731E0"/>
    <w:rsid w:val="00474908"/>
    <w:rsid w:val="004761F3"/>
    <w:rsid w:val="004854F1"/>
    <w:rsid w:val="00485983"/>
    <w:rsid w:val="0049051D"/>
    <w:rsid w:val="00492F6E"/>
    <w:rsid w:val="004965D3"/>
    <w:rsid w:val="00497BFF"/>
    <w:rsid w:val="004A0551"/>
    <w:rsid w:val="004A3825"/>
    <w:rsid w:val="004A7D16"/>
    <w:rsid w:val="004B0265"/>
    <w:rsid w:val="004B070C"/>
    <w:rsid w:val="004B0E2A"/>
    <w:rsid w:val="004B2A00"/>
    <w:rsid w:val="004B397B"/>
    <w:rsid w:val="004B3DC9"/>
    <w:rsid w:val="004B7064"/>
    <w:rsid w:val="004B70E2"/>
    <w:rsid w:val="004B7373"/>
    <w:rsid w:val="004B7982"/>
    <w:rsid w:val="004C0E5F"/>
    <w:rsid w:val="004C135A"/>
    <w:rsid w:val="004C1773"/>
    <w:rsid w:val="004C30F3"/>
    <w:rsid w:val="004C381E"/>
    <w:rsid w:val="004C523E"/>
    <w:rsid w:val="004D0D71"/>
    <w:rsid w:val="004D1B01"/>
    <w:rsid w:val="004D3253"/>
    <w:rsid w:val="004D3DA9"/>
    <w:rsid w:val="004D4A2C"/>
    <w:rsid w:val="004D4BB4"/>
    <w:rsid w:val="004D546E"/>
    <w:rsid w:val="004D61B5"/>
    <w:rsid w:val="004D6731"/>
    <w:rsid w:val="004E0163"/>
    <w:rsid w:val="004E217F"/>
    <w:rsid w:val="004E4A07"/>
    <w:rsid w:val="004E69C5"/>
    <w:rsid w:val="004E7D0F"/>
    <w:rsid w:val="004F0274"/>
    <w:rsid w:val="004F2F1E"/>
    <w:rsid w:val="005032DA"/>
    <w:rsid w:val="0050404C"/>
    <w:rsid w:val="00505DDA"/>
    <w:rsid w:val="005070F6"/>
    <w:rsid w:val="0050751E"/>
    <w:rsid w:val="00510B46"/>
    <w:rsid w:val="005116A9"/>
    <w:rsid w:val="005167A3"/>
    <w:rsid w:val="005202F7"/>
    <w:rsid w:val="005219AB"/>
    <w:rsid w:val="00524B47"/>
    <w:rsid w:val="00524DD8"/>
    <w:rsid w:val="00525F62"/>
    <w:rsid w:val="0052648C"/>
    <w:rsid w:val="00530A61"/>
    <w:rsid w:val="00533527"/>
    <w:rsid w:val="00534B10"/>
    <w:rsid w:val="005368F2"/>
    <w:rsid w:val="0053728E"/>
    <w:rsid w:val="0054054F"/>
    <w:rsid w:val="00540782"/>
    <w:rsid w:val="00540C58"/>
    <w:rsid w:val="005410A5"/>
    <w:rsid w:val="0054450D"/>
    <w:rsid w:val="00545EFA"/>
    <w:rsid w:val="00550089"/>
    <w:rsid w:val="00550513"/>
    <w:rsid w:val="005510DA"/>
    <w:rsid w:val="00551A9C"/>
    <w:rsid w:val="00552F22"/>
    <w:rsid w:val="00556D8C"/>
    <w:rsid w:val="00557DCB"/>
    <w:rsid w:val="0056301E"/>
    <w:rsid w:val="005646E1"/>
    <w:rsid w:val="00573220"/>
    <w:rsid w:val="005815E0"/>
    <w:rsid w:val="0058363F"/>
    <w:rsid w:val="00585701"/>
    <w:rsid w:val="00590194"/>
    <w:rsid w:val="00593CC9"/>
    <w:rsid w:val="0059438B"/>
    <w:rsid w:val="00595BC2"/>
    <w:rsid w:val="00597937"/>
    <w:rsid w:val="00597981"/>
    <w:rsid w:val="005A1035"/>
    <w:rsid w:val="005A1F84"/>
    <w:rsid w:val="005A7F9E"/>
    <w:rsid w:val="005B15B8"/>
    <w:rsid w:val="005B2545"/>
    <w:rsid w:val="005B3CAE"/>
    <w:rsid w:val="005B56FF"/>
    <w:rsid w:val="005B63F7"/>
    <w:rsid w:val="005B6539"/>
    <w:rsid w:val="005C5002"/>
    <w:rsid w:val="005C57A5"/>
    <w:rsid w:val="005C594D"/>
    <w:rsid w:val="005D0810"/>
    <w:rsid w:val="005D197E"/>
    <w:rsid w:val="005D5DAD"/>
    <w:rsid w:val="005D6540"/>
    <w:rsid w:val="005E0255"/>
    <w:rsid w:val="005E1019"/>
    <w:rsid w:val="005E3C54"/>
    <w:rsid w:val="005E406C"/>
    <w:rsid w:val="005E4E3B"/>
    <w:rsid w:val="005E5ADD"/>
    <w:rsid w:val="005E5EBC"/>
    <w:rsid w:val="005F024B"/>
    <w:rsid w:val="005F1747"/>
    <w:rsid w:val="005F4B52"/>
    <w:rsid w:val="005F6481"/>
    <w:rsid w:val="00602231"/>
    <w:rsid w:val="00603527"/>
    <w:rsid w:val="0060773D"/>
    <w:rsid w:val="00607CDC"/>
    <w:rsid w:val="00613E74"/>
    <w:rsid w:val="006149A4"/>
    <w:rsid w:val="00620235"/>
    <w:rsid w:val="00622494"/>
    <w:rsid w:val="00623583"/>
    <w:rsid w:val="00623596"/>
    <w:rsid w:val="00625953"/>
    <w:rsid w:val="00626C1B"/>
    <w:rsid w:val="00630CFA"/>
    <w:rsid w:val="00631135"/>
    <w:rsid w:val="006329DB"/>
    <w:rsid w:val="0063305C"/>
    <w:rsid w:val="0063438D"/>
    <w:rsid w:val="0063516C"/>
    <w:rsid w:val="00635FE9"/>
    <w:rsid w:val="006368A7"/>
    <w:rsid w:val="00637FD9"/>
    <w:rsid w:val="00637FE8"/>
    <w:rsid w:val="0064005A"/>
    <w:rsid w:val="00641447"/>
    <w:rsid w:val="00641ADD"/>
    <w:rsid w:val="00642F68"/>
    <w:rsid w:val="00646A5B"/>
    <w:rsid w:val="0064703F"/>
    <w:rsid w:val="0064773A"/>
    <w:rsid w:val="00654737"/>
    <w:rsid w:val="006547F3"/>
    <w:rsid w:val="00660413"/>
    <w:rsid w:val="00662EA9"/>
    <w:rsid w:val="00665613"/>
    <w:rsid w:val="00665A92"/>
    <w:rsid w:val="00671E89"/>
    <w:rsid w:val="006722E7"/>
    <w:rsid w:val="006722F1"/>
    <w:rsid w:val="00673101"/>
    <w:rsid w:val="006763CE"/>
    <w:rsid w:val="0067698D"/>
    <w:rsid w:val="00681A56"/>
    <w:rsid w:val="00684652"/>
    <w:rsid w:val="00684DEB"/>
    <w:rsid w:val="00684DFD"/>
    <w:rsid w:val="00685E03"/>
    <w:rsid w:val="006871B7"/>
    <w:rsid w:val="00690A5C"/>
    <w:rsid w:val="00690CFE"/>
    <w:rsid w:val="00692369"/>
    <w:rsid w:val="00693173"/>
    <w:rsid w:val="006936F3"/>
    <w:rsid w:val="00695100"/>
    <w:rsid w:val="006952EC"/>
    <w:rsid w:val="006955E6"/>
    <w:rsid w:val="006A67A4"/>
    <w:rsid w:val="006A7D17"/>
    <w:rsid w:val="006B010C"/>
    <w:rsid w:val="006B0AC8"/>
    <w:rsid w:val="006B250D"/>
    <w:rsid w:val="006B289B"/>
    <w:rsid w:val="006B34CC"/>
    <w:rsid w:val="006B5046"/>
    <w:rsid w:val="006B5B11"/>
    <w:rsid w:val="006B7CE9"/>
    <w:rsid w:val="006C1861"/>
    <w:rsid w:val="006C1C1B"/>
    <w:rsid w:val="006C4C03"/>
    <w:rsid w:val="006C5B63"/>
    <w:rsid w:val="006D1922"/>
    <w:rsid w:val="006D1C77"/>
    <w:rsid w:val="006D2D08"/>
    <w:rsid w:val="006D3431"/>
    <w:rsid w:val="006D533D"/>
    <w:rsid w:val="006D569A"/>
    <w:rsid w:val="006D71FC"/>
    <w:rsid w:val="006D7E66"/>
    <w:rsid w:val="006E02CE"/>
    <w:rsid w:val="006E074F"/>
    <w:rsid w:val="006E196C"/>
    <w:rsid w:val="006E2825"/>
    <w:rsid w:val="006E3497"/>
    <w:rsid w:val="006E6966"/>
    <w:rsid w:val="006E6BD8"/>
    <w:rsid w:val="006F00A1"/>
    <w:rsid w:val="006F01E7"/>
    <w:rsid w:val="006F38B8"/>
    <w:rsid w:val="006F45AC"/>
    <w:rsid w:val="006F5FDF"/>
    <w:rsid w:val="007009D6"/>
    <w:rsid w:val="00704B6B"/>
    <w:rsid w:val="00704F3F"/>
    <w:rsid w:val="0070506A"/>
    <w:rsid w:val="007050C1"/>
    <w:rsid w:val="00705534"/>
    <w:rsid w:val="0070564B"/>
    <w:rsid w:val="00707460"/>
    <w:rsid w:val="00711F04"/>
    <w:rsid w:val="007133E9"/>
    <w:rsid w:val="00714C94"/>
    <w:rsid w:val="0071717D"/>
    <w:rsid w:val="00720AF7"/>
    <w:rsid w:val="00724481"/>
    <w:rsid w:val="00726988"/>
    <w:rsid w:val="00727351"/>
    <w:rsid w:val="00730307"/>
    <w:rsid w:val="00732872"/>
    <w:rsid w:val="0073339C"/>
    <w:rsid w:val="00735CD2"/>
    <w:rsid w:val="00737582"/>
    <w:rsid w:val="00740601"/>
    <w:rsid w:val="00743A08"/>
    <w:rsid w:val="00747208"/>
    <w:rsid w:val="00751C09"/>
    <w:rsid w:val="0075404E"/>
    <w:rsid w:val="00762326"/>
    <w:rsid w:val="00764970"/>
    <w:rsid w:val="00765439"/>
    <w:rsid w:val="007658C6"/>
    <w:rsid w:val="0077127D"/>
    <w:rsid w:val="00772092"/>
    <w:rsid w:val="0077227E"/>
    <w:rsid w:val="00773875"/>
    <w:rsid w:val="00773E8B"/>
    <w:rsid w:val="0077657C"/>
    <w:rsid w:val="007768F5"/>
    <w:rsid w:val="007808EC"/>
    <w:rsid w:val="00782C44"/>
    <w:rsid w:val="0078655D"/>
    <w:rsid w:val="00792084"/>
    <w:rsid w:val="00793EAD"/>
    <w:rsid w:val="00794424"/>
    <w:rsid w:val="0079501F"/>
    <w:rsid w:val="00797476"/>
    <w:rsid w:val="007A0694"/>
    <w:rsid w:val="007A07FF"/>
    <w:rsid w:val="007A6893"/>
    <w:rsid w:val="007A6E72"/>
    <w:rsid w:val="007B0C2A"/>
    <w:rsid w:val="007B15B9"/>
    <w:rsid w:val="007B1F69"/>
    <w:rsid w:val="007B30A9"/>
    <w:rsid w:val="007B76F9"/>
    <w:rsid w:val="007C4A68"/>
    <w:rsid w:val="007D0E92"/>
    <w:rsid w:val="007D26DC"/>
    <w:rsid w:val="007D5ADE"/>
    <w:rsid w:val="007E0912"/>
    <w:rsid w:val="007E093A"/>
    <w:rsid w:val="007E0F36"/>
    <w:rsid w:val="007E6260"/>
    <w:rsid w:val="007E62D6"/>
    <w:rsid w:val="007F4371"/>
    <w:rsid w:val="007F5F89"/>
    <w:rsid w:val="00803E0C"/>
    <w:rsid w:val="00806F76"/>
    <w:rsid w:val="00807454"/>
    <w:rsid w:val="00807AB7"/>
    <w:rsid w:val="00810801"/>
    <w:rsid w:val="0081157E"/>
    <w:rsid w:val="0081626B"/>
    <w:rsid w:val="00816AAA"/>
    <w:rsid w:val="00823A2A"/>
    <w:rsid w:val="0082593C"/>
    <w:rsid w:val="00827E71"/>
    <w:rsid w:val="008324F1"/>
    <w:rsid w:val="00833AFC"/>
    <w:rsid w:val="00834673"/>
    <w:rsid w:val="00841379"/>
    <w:rsid w:val="00841A89"/>
    <w:rsid w:val="00842B21"/>
    <w:rsid w:val="00842F0E"/>
    <w:rsid w:val="00844E5F"/>
    <w:rsid w:val="008454B3"/>
    <w:rsid w:val="00846500"/>
    <w:rsid w:val="00846B4D"/>
    <w:rsid w:val="00850DCD"/>
    <w:rsid w:val="0085373F"/>
    <w:rsid w:val="00854758"/>
    <w:rsid w:val="00856FC3"/>
    <w:rsid w:val="00857EFC"/>
    <w:rsid w:val="00860634"/>
    <w:rsid w:val="00860EC6"/>
    <w:rsid w:val="00867505"/>
    <w:rsid w:val="00870694"/>
    <w:rsid w:val="0087286D"/>
    <w:rsid w:val="00877987"/>
    <w:rsid w:val="00877D72"/>
    <w:rsid w:val="00881188"/>
    <w:rsid w:val="00882160"/>
    <w:rsid w:val="00887F24"/>
    <w:rsid w:val="0089447A"/>
    <w:rsid w:val="00894D61"/>
    <w:rsid w:val="008962D2"/>
    <w:rsid w:val="00897531"/>
    <w:rsid w:val="00897D50"/>
    <w:rsid w:val="008B09E5"/>
    <w:rsid w:val="008B104E"/>
    <w:rsid w:val="008B43F9"/>
    <w:rsid w:val="008B44DD"/>
    <w:rsid w:val="008C4587"/>
    <w:rsid w:val="008C71FA"/>
    <w:rsid w:val="008C7ECB"/>
    <w:rsid w:val="008D25C9"/>
    <w:rsid w:val="008D2796"/>
    <w:rsid w:val="008D412D"/>
    <w:rsid w:val="008D4BAA"/>
    <w:rsid w:val="008D6EF8"/>
    <w:rsid w:val="008E0C08"/>
    <w:rsid w:val="008E0F1E"/>
    <w:rsid w:val="008E1197"/>
    <w:rsid w:val="008E2005"/>
    <w:rsid w:val="008E28BB"/>
    <w:rsid w:val="008E3ED2"/>
    <w:rsid w:val="008E4057"/>
    <w:rsid w:val="008E51D9"/>
    <w:rsid w:val="008E5673"/>
    <w:rsid w:val="008E748E"/>
    <w:rsid w:val="008E78EB"/>
    <w:rsid w:val="008F2075"/>
    <w:rsid w:val="008F3050"/>
    <w:rsid w:val="008F32D9"/>
    <w:rsid w:val="008F3490"/>
    <w:rsid w:val="008F572B"/>
    <w:rsid w:val="008F5AD6"/>
    <w:rsid w:val="008F67F3"/>
    <w:rsid w:val="008F6FAE"/>
    <w:rsid w:val="009018B5"/>
    <w:rsid w:val="0090238A"/>
    <w:rsid w:val="00903CDD"/>
    <w:rsid w:val="00906D79"/>
    <w:rsid w:val="00906E81"/>
    <w:rsid w:val="00911432"/>
    <w:rsid w:val="00911D1E"/>
    <w:rsid w:val="00913CF9"/>
    <w:rsid w:val="0091552F"/>
    <w:rsid w:val="009172AE"/>
    <w:rsid w:val="00920E17"/>
    <w:rsid w:val="00923CDE"/>
    <w:rsid w:val="00925564"/>
    <w:rsid w:val="00925A9A"/>
    <w:rsid w:val="009265C0"/>
    <w:rsid w:val="0092665A"/>
    <w:rsid w:val="00930317"/>
    <w:rsid w:val="0093354B"/>
    <w:rsid w:val="00934874"/>
    <w:rsid w:val="00937842"/>
    <w:rsid w:val="00937D59"/>
    <w:rsid w:val="00946783"/>
    <w:rsid w:val="00951A55"/>
    <w:rsid w:val="00952AAD"/>
    <w:rsid w:val="00956862"/>
    <w:rsid w:val="00957013"/>
    <w:rsid w:val="009627D9"/>
    <w:rsid w:val="00963111"/>
    <w:rsid w:val="009647CF"/>
    <w:rsid w:val="009647D9"/>
    <w:rsid w:val="00964F0A"/>
    <w:rsid w:val="00970655"/>
    <w:rsid w:val="00971474"/>
    <w:rsid w:val="009740D1"/>
    <w:rsid w:val="00974D02"/>
    <w:rsid w:val="0097531D"/>
    <w:rsid w:val="00975BEF"/>
    <w:rsid w:val="00976EAD"/>
    <w:rsid w:val="00977863"/>
    <w:rsid w:val="0098025C"/>
    <w:rsid w:val="00980320"/>
    <w:rsid w:val="00981CBE"/>
    <w:rsid w:val="0098231C"/>
    <w:rsid w:val="00982D26"/>
    <w:rsid w:val="00983789"/>
    <w:rsid w:val="00984149"/>
    <w:rsid w:val="00984C8F"/>
    <w:rsid w:val="0098571A"/>
    <w:rsid w:val="009866B0"/>
    <w:rsid w:val="00990D98"/>
    <w:rsid w:val="009A0D23"/>
    <w:rsid w:val="009A2066"/>
    <w:rsid w:val="009A31C9"/>
    <w:rsid w:val="009A335D"/>
    <w:rsid w:val="009A3A1B"/>
    <w:rsid w:val="009A5DB1"/>
    <w:rsid w:val="009A79D8"/>
    <w:rsid w:val="009B1C2D"/>
    <w:rsid w:val="009B32B7"/>
    <w:rsid w:val="009B6BD1"/>
    <w:rsid w:val="009C0035"/>
    <w:rsid w:val="009C1DDF"/>
    <w:rsid w:val="009C3CF2"/>
    <w:rsid w:val="009C4BDC"/>
    <w:rsid w:val="009D07EC"/>
    <w:rsid w:val="009D0B70"/>
    <w:rsid w:val="009D11C7"/>
    <w:rsid w:val="009D2952"/>
    <w:rsid w:val="009D2ACB"/>
    <w:rsid w:val="009D2C9C"/>
    <w:rsid w:val="009D4DFE"/>
    <w:rsid w:val="009D4EC0"/>
    <w:rsid w:val="009D74E7"/>
    <w:rsid w:val="009E4ED2"/>
    <w:rsid w:val="009E5218"/>
    <w:rsid w:val="009E66E5"/>
    <w:rsid w:val="009E75A3"/>
    <w:rsid w:val="009F098B"/>
    <w:rsid w:val="009F39B2"/>
    <w:rsid w:val="009F4EC3"/>
    <w:rsid w:val="009F5A79"/>
    <w:rsid w:val="009F5DA2"/>
    <w:rsid w:val="00A002CE"/>
    <w:rsid w:val="00A04189"/>
    <w:rsid w:val="00A05B78"/>
    <w:rsid w:val="00A065A6"/>
    <w:rsid w:val="00A069E1"/>
    <w:rsid w:val="00A07131"/>
    <w:rsid w:val="00A114FC"/>
    <w:rsid w:val="00A11E01"/>
    <w:rsid w:val="00A164A0"/>
    <w:rsid w:val="00A176C1"/>
    <w:rsid w:val="00A22A70"/>
    <w:rsid w:val="00A25653"/>
    <w:rsid w:val="00A2676E"/>
    <w:rsid w:val="00A3077B"/>
    <w:rsid w:val="00A30F6B"/>
    <w:rsid w:val="00A310EC"/>
    <w:rsid w:val="00A35313"/>
    <w:rsid w:val="00A36DD4"/>
    <w:rsid w:val="00A416A3"/>
    <w:rsid w:val="00A41761"/>
    <w:rsid w:val="00A41D41"/>
    <w:rsid w:val="00A4591A"/>
    <w:rsid w:val="00A4606D"/>
    <w:rsid w:val="00A47EE9"/>
    <w:rsid w:val="00A528FA"/>
    <w:rsid w:val="00A52BCA"/>
    <w:rsid w:val="00A57518"/>
    <w:rsid w:val="00A576E9"/>
    <w:rsid w:val="00A57781"/>
    <w:rsid w:val="00A60294"/>
    <w:rsid w:val="00A60CCB"/>
    <w:rsid w:val="00A63F87"/>
    <w:rsid w:val="00A64F00"/>
    <w:rsid w:val="00A71E0B"/>
    <w:rsid w:val="00A720EF"/>
    <w:rsid w:val="00A72217"/>
    <w:rsid w:val="00A72C2D"/>
    <w:rsid w:val="00A73A46"/>
    <w:rsid w:val="00A764A8"/>
    <w:rsid w:val="00A7690F"/>
    <w:rsid w:val="00A77EA6"/>
    <w:rsid w:val="00A82130"/>
    <w:rsid w:val="00A82659"/>
    <w:rsid w:val="00A84FB2"/>
    <w:rsid w:val="00A8659F"/>
    <w:rsid w:val="00A8741A"/>
    <w:rsid w:val="00A91C33"/>
    <w:rsid w:val="00A954F5"/>
    <w:rsid w:val="00A97E48"/>
    <w:rsid w:val="00AA008A"/>
    <w:rsid w:val="00AA00A3"/>
    <w:rsid w:val="00AA33BB"/>
    <w:rsid w:val="00AA3D77"/>
    <w:rsid w:val="00AA65F2"/>
    <w:rsid w:val="00AA718E"/>
    <w:rsid w:val="00AA7853"/>
    <w:rsid w:val="00AA78EA"/>
    <w:rsid w:val="00AA7C6A"/>
    <w:rsid w:val="00AB3CE2"/>
    <w:rsid w:val="00AC0CD2"/>
    <w:rsid w:val="00AC136F"/>
    <w:rsid w:val="00AC2AE6"/>
    <w:rsid w:val="00AC5775"/>
    <w:rsid w:val="00AC6EDF"/>
    <w:rsid w:val="00AD16BD"/>
    <w:rsid w:val="00AD253C"/>
    <w:rsid w:val="00AD6845"/>
    <w:rsid w:val="00AD6FEA"/>
    <w:rsid w:val="00AE07B6"/>
    <w:rsid w:val="00AE195A"/>
    <w:rsid w:val="00AE23DC"/>
    <w:rsid w:val="00AE24D6"/>
    <w:rsid w:val="00AE2564"/>
    <w:rsid w:val="00AE26B3"/>
    <w:rsid w:val="00AE4201"/>
    <w:rsid w:val="00AE447E"/>
    <w:rsid w:val="00AE44FE"/>
    <w:rsid w:val="00AF1B94"/>
    <w:rsid w:val="00AF26F9"/>
    <w:rsid w:val="00AF43CE"/>
    <w:rsid w:val="00AF4750"/>
    <w:rsid w:val="00AF5C6F"/>
    <w:rsid w:val="00AF72FF"/>
    <w:rsid w:val="00AF7875"/>
    <w:rsid w:val="00B03B6C"/>
    <w:rsid w:val="00B10086"/>
    <w:rsid w:val="00B10458"/>
    <w:rsid w:val="00B10ACE"/>
    <w:rsid w:val="00B122E2"/>
    <w:rsid w:val="00B12408"/>
    <w:rsid w:val="00B12A03"/>
    <w:rsid w:val="00B13B9A"/>
    <w:rsid w:val="00B13F25"/>
    <w:rsid w:val="00B1448C"/>
    <w:rsid w:val="00B14F54"/>
    <w:rsid w:val="00B163B0"/>
    <w:rsid w:val="00B22225"/>
    <w:rsid w:val="00B23C92"/>
    <w:rsid w:val="00B24888"/>
    <w:rsid w:val="00B24B23"/>
    <w:rsid w:val="00B24FB6"/>
    <w:rsid w:val="00B2512C"/>
    <w:rsid w:val="00B25511"/>
    <w:rsid w:val="00B25DB7"/>
    <w:rsid w:val="00B3020C"/>
    <w:rsid w:val="00B32798"/>
    <w:rsid w:val="00B348EF"/>
    <w:rsid w:val="00B353D2"/>
    <w:rsid w:val="00B4076A"/>
    <w:rsid w:val="00B4405E"/>
    <w:rsid w:val="00B455F9"/>
    <w:rsid w:val="00B5079D"/>
    <w:rsid w:val="00B566FF"/>
    <w:rsid w:val="00B56722"/>
    <w:rsid w:val="00B61F74"/>
    <w:rsid w:val="00B63A04"/>
    <w:rsid w:val="00B6624C"/>
    <w:rsid w:val="00B6628F"/>
    <w:rsid w:val="00B67802"/>
    <w:rsid w:val="00B7154B"/>
    <w:rsid w:val="00B71A88"/>
    <w:rsid w:val="00B7577E"/>
    <w:rsid w:val="00B75BFA"/>
    <w:rsid w:val="00B80CE2"/>
    <w:rsid w:val="00B84007"/>
    <w:rsid w:val="00B8760D"/>
    <w:rsid w:val="00B87818"/>
    <w:rsid w:val="00B91490"/>
    <w:rsid w:val="00B92B4A"/>
    <w:rsid w:val="00B93AED"/>
    <w:rsid w:val="00B94AB0"/>
    <w:rsid w:val="00B94AE7"/>
    <w:rsid w:val="00BA0A9C"/>
    <w:rsid w:val="00BA2F17"/>
    <w:rsid w:val="00BA35E0"/>
    <w:rsid w:val="00BA3A80"/>
    <w:rsid w:val="00BA45F9"/>
    <w:rsid w:val="00BA4AC3"/>
    <w:rsid w:val="00BA58AB"/>
    <w:rsid w:val="00BB1A1C"/>
    <w:rsid w:val="00BB20B1"/>
    <w:rsid w:val="00BB491C"/>
    <w:rsid w:val="00BB4DC9"/>
    <w:rsid w:val="00BB5F8A"/>
    <w:rsid w:val="00BB6F46"/>
    <w:rsid w:val="00BB7172"/>
    <w:rsid w:val="00BB7D0C"/>
    <w:rsid w:val="00BC0EF7"/>
    <w:rsid w:val="00BC53FF"/>
    <w:rsid w:val="00BC679E"/>
    <w:rsid w:val="00BC6EC7"/>
    <w:rsid w:val="00BD0004"/>
    <w:rsid w:val="00BD003A"/>
    <w:rsid w:val="00BD25C3"/>
    <w:rsid w:val="00BD36E0"/>
    <w:rsid w:val="00BD3A85"/>
    <w:rsid w:val="00BD56D1"/>
    <w:rsid w:val="00BD6E71"/>
    <w:rsid w:val="00BE1D11"/>
    <w:rsid w:val="00BE7467"/>
    <w:rsid w:val="00BF17DB"/>
    <w:rsid w:val="00BF35F0"/>
    <w:rsid w:val="00BF3819"/>
    <w:rsid w:val="00BF59C6"/>
    <w:rsid w:val="00BF7A43"/>
    <w:rsid w:val="00C004AB"/>
    <w:rsid w:val="00C032B4"/>
    <w:rsid w:val="00C0474A"/>
    <w:rsid w:val="00C0602C"/>
    <w:rsid w:val="00C0654F"/>
    <w:rsid w:val="00C06A05"/>
    <w:rsid w:val="00C11044"/>
    <w:rsid w:val="00C11AB3"/>
    <w:rsid w:val="00C13F32"/>
    <w:rsid w:val="00C159AB"/>
    <w:rsid w:val="00C166CD"/>
    <w:rsid w:val="00C167E7"/>
    <w:rsid w:val="00C16CEB"/>
    <w:rsid w:val="00C225C5"/>
    <w:rsid w:val="00C23429"/>
    <w:rsid w:val="00C235F2"/>
    <w:rsid w:val="00C2783D"/>
    <w:rsid w:val="00C32455"/>
    <w:rsid w:val="00C34CDC"/>
    <w:rsid w:val="00C3764B"/>
    <w:rsid w:val="00C37E80"/>
    <w:rsid w:val="00C40312"/>
    <w:rsid w:val="00C4288B"/>
    <w:rsid w:val="00C429F9"/>
    <w:rsid w:val="00C433CF"/>
    <w:rsid w:val="00C46A15"/>
    <w:rsid w:val="00C46BC5"/>
    <w:rsid w:val="00C47550"/>
    <w:rsid w:val="00C512D9"/>
    <w:rsid w:val="00C535D2"/>
    <w:rsid w:val="00C57033"/>
    <w:rsid w:val="00C62427"/>
    <w:rsid w:val="00C63287"/>
    <w:rsid w:val="00C6377D"/>
    <w:rsid w:val="00C64B26"/>
    <w:rsid w:val="00C70700"/>
    <w:rsid w:val="00C70D80"/>
    <w:rsid w:val="00C712D5"/>
    <w:rsid w:val="00C72F26"/>
    <w:rsid w:val="00C73B97"/>
    <w:rsid w:val="00C74C7F"/>
    <w:rsid w:val="00C775F9"/>
    <w:rsid w:val="00C8080A"/>
    <w:rsid w:val="00C82526"/>
    <w:rsid w:val="00C82EE0"/>
    <w:rsid w:val="00C8338B"/>
    <w:rsid w:val="00C91369"/>
    <w:rsid w:val="00C9147B"/>
    <w:rsid w:val="00C93610"/>
    <w:rsid w:val="00C95ABB"/>
    <w:rsid w:val="00C96928"/>
    <w:rsid w:val="00C96965"/>
    <w:rsid w:val="00C97256"/>
    <w:rsid w:val="00CA040D"/>
    <w:rsid w:val="00CA0807"/>
    <w:rsid w:val="00CA1532"/>
    <w:rsid w:val="00CA1D47"/>
    <w:rsid w:val="00CA1D88"/>
    <w:rsid w:val="00CA44DD"/>
    <w:rsid w:val="00CA4D43"/>
    <w:rsid w:val="00CA5C74"/>
    <w:rsid w:val="00CB2ACB"/>
    <w:rsid w:val="00CB3162"/>
    <w:rsid w:val="00CB3B5D"/>
    <w:rsid w:val="00CB52B5"/>
    <w:rsid w:val="00CC3AFF"/>
    <w:rsid w:val="00CC5B2A"/>
    <w:rsid w:val="00CC6D58"/>
    <w:rsid w:val="00CD0E99"/>
    <w:rsid w:val="00CD1CEE"/>
    <w:rsid w:val="00CD2050"/>
    <w:rsid w:val="00CD44C7"/>
    <w:rsid w:val="00CD5122"/>
    <w:rsid w:val="00CD5E54"/>
    <w:rsid w:val="00CE2F57"/>
    <w:rsid w:val="00CE32AB"/>
    <w:rsid w:val="00CE6449"/>
    <w:rsid w:val="00CE64F8"/>
    <w:rsid w:val="00CF1F61"/>
    <w:rsid w:val="00CF1F96"/>
    <w:rsid w:val="00CF293E"/>
    <w:rsid w:val="00CF5A44"/>
    <w:rsid w:val="00CF6352"/>
    <w:rsid w:val="00CF64DA"/>
    <w:rsid w:val="00D002A1"/>
    <w:rsid w:val="00D00E8E"/>
    <w:rsid w:val="00D016A6"/>
    <w:rsid w:val="00D0387A"/>
    <w:rsid w:val="00D062B3"/>
    <w:rsid w:val="00D06449"/>
    <w:rsid w:val="00D07CDC"/>
    <w:rsid w:val="00D10E5A"/>
    <w:rsid w:val="00D121D3"/>
    <w:rsid w:val="00D12373"/>
    <w:rsid w:val="00D12AC2"/>
    <w:rsid w:val="00D12B8E"/>
    <w:rsid w:val="00D13621"/>
    <w:rsid w:val="00D15A0C"/>
    <w:rsid w:val="00D16404"/>
    <w:rsid w:val="00D20FAA"/>
    <w:rsid w:val="00D21459"/>
    <w:rsid w:val="00D254FB"/>
    <w:rsid w:val="00D26A26"/>
    <w:rsid w:val="00D3534A"/>
    <w:rsid w:val="00D355E5"/>
    <w:rsid w:val="00D35ACE"/>
    <w:rsid w:val="00D40A5E"/>
    <w:rsid w:val="00D41108"/>
    <w:rsid w:val="00D4154B"/>
    <w:rsid w:val="00D442E6"/>
    <w:rsid w:val="00D4548A"/>
    <w:rsid w:val="00D457EE"/>
    <w:rsid w:val="00D460A5"/>
    <w:rsid w:val="00D52802"/>
    <w:rsid w:val="00D52CED"/>
    <w:rsid w:val="00D54212"/>
    <w:rsid w:val="00D56047"/>
    <w:rsid w:val="00D57397"/>
    <w:rsid w:val="00D574B6"/>
    <w:rsid w:val="00D57C23"/>
    <w:rsid w:val="00D6021B"/>
    <w:rsid w:val="00D60729"/>
    <w:rsid w:val="00D6197A"/>
    <w:rsid w:val="00D61F5E"/>
    <w:rsid w:val="00D71740"/>
    <w:rsid w:val="00D762E9"/>
    <w:rsid w:val="00D76A3F"/>
    <w:rsid w:val="00D77DB2"/>
    <w:rsid w:val="00D80D73"/>
    <w:rsid w:val="00D82474"/>
    <w:rsid w:val="00D83399"/>
    <w:rsid w:val="00D86AC0"/>
    <w:rsid w:val="00D929F6"/>
    <w:rsid w:val="00D93F0A"/>
    <w:rsid w:val="00D95125"/>
    <w:rsid w:val="00D95552"/>
    <w:rsid w:val="00DA204B"/>
    <w:rsid w:val="00DA35D5"/>
    <w:rsid w:val="00DA4548"/>
    <w:rsid w:val="00DA7C55"/>
    <w:rsid w:val="00DB0DE2"/>
    <w:rsid w:val="00DB2823"/>
    <w:rsid w:val="00DB3476"/>
    <w:rsid w:val="00DB44CA"/>
    <w:rsid w:val="00DB4812"/>
    <w:rsid w:val="00DB7162"/>
    <w:rsid w:val="00DC1A6C"/>
    <w:rsid w:val="00DC25C9"/>
    <w:rsid w:val="00DC2B9E"/>
    <w:rsid w:val="00DC42E5"/>
    <w:rsid w:val="00DC502D"/>
    <w:rsid w:val="00DC5744"/>
    <w:rsid w:val="00DD063F"/>
    <w:rsid w:val="00DD0D9D"/>
    <w:rsid w:val="00DD1A65"/>
    <w:rsid w:val="00DD4ED0"/>
    <w:rsid w:val="00DD5480"/>
    <w:rsid w:val="00DD6A16"/>
    <w:rsid w:val="00DD7AB0"/>
    <w:rsid w:val="00DE022E"/>
    <w:rsid w:val="00DE0B98"/>
    <w:rsid w:val="00DE12AE"/>
    <w:rsid w:val="00DE23A3"/>
    <w:rsid w:val="00DE5C82"/>
    <w:rsid w:val="00DF0FDE"/>
    <w:rsid w:val="00DF1C43"/>
    <w:rsid w:val="00DF1E2F"/>
    <w:rsid w:val="00DF264C"/>
    <w:rsid w:val="00DF2C09"/>
    <w:rsid w:val="00DF2C33"/>
    <w:rsid w:val="00DF2E31"/>
    <w:rsid w:val="00DF33D2"/>
    <w:rsid w:val="00DF50F6"/>
    <w:rsid w:val="00DF5292"/>
    <w:rsid w:val="00DF6EAB"/>
    <w:rsid w:val="00E016D5"/>
    <w:rsid w:val="00E019E7"/>
    <w:rsid w:val="00E01E5F"/>
    <w:rsid w:val="00E02081"/>
    <w:rsid w:val="00E031CA"/>
    <w:rsid w:val="00E03FB9"/>
    <w:rsid w:val="00E04A21"/>
    <w:rsid w:val="00E11A30"/>
    <w:rsid w:val="00E12FE5"/>
    <w:rsid w:val="00E1348F"/>
    <w:rsid w:val="00E150AE"/>
    <w:rsid w:val="00E2123C"/>
    <w:rsid w:val="00E22BBF"/>
    <w:rsid w:val="00E22E37"/>
    <w:rsid w:val="00E268F1"/>
    <w:rsid w:val="00E33E3B"/>
    <w:rsid w:val="00E34FCC"/>
    <w:rsid w:val="00E37952"/>
    <w:rsid w:val="00E41C15"/>
    <w:rsid w:val="00E42ABF"/>
    <w:rsid w:val="00E42F00"/>
    <w:rsid w:val="00E44D76"/>
    <w:rsid w:val="00E450DF"/>
    <w:rsid w:val="00E46CEF"/>
    <w:rsid w:val="00E52343"/>
    <w:rsid w:val="00E5273E"/>
    <w:rsid w:val="00E54425"/>
    <w:rsid w:val="00E5444C"/>
    <w:rsid w:val="00E553E3"/>
    <w:rsid w:val="00E556D8"/>
    <w:rsid w:val="00E5640F"/>
    <w:rsid w:val="00E57DD6"/>
    <w:rsid w:val="00E62DB1"/>
    <w:rsid w:val="00E64D68"/>
    <w:rsid w:val="00E754E1"/>
    <w:rsid w:val="00E76588"/>
    <w:rsid w:val="00E816D5"/>
    <w:rsid w:val="00E82834"/>
    <w:rsid w:val="00E8315E"/>
    <w:rsid w:val="00E83540"/>
    <w:rsid w:val="00E85535"/>
    <w:rsid w:val="00E90062"/>
    <w:rsid w:val="00E90468"/>
    <w:rsid w:val="00E91711"/>
    <w:rsid w:val="00E92592"/>
    <w:rsid w:val="00E92940"/>
    <w:rsid w:val="00E92E6B"/>
    <w:rsid w:val="00E9409A"/>
    <w:rsid w:val="00E9675C"/>
    <w:rsid w:val="00E97265"/>
    <w:rsid w:val="00EA276D"/>
    <w:rsid w:val="00EA3AFA"/>
    <w:rsid w:val="00EA6689"/>
    <w:rsid w:val="00EB4F2F"/>
    <w:rsid w:val="00EC122C"/>
    <w:rsid w:val="00EC273F"/>
    <w:rsid w:val="00EC2B36"/>
    <w:rsid w:val="00EC5714"/>
    <w:rsid w:val="00EC5CA2"/>
    <w:rsid w:val="00EC7030"/>
    <w:rsid w:val="00ED07BD"/>
    <w:rsid w:val="00ED09B8"/>
    <w:rsid w:val="00ED2349"/>
    <w:rsid w:val="00ED2C89"/>
    <w:rsid w:val="00ED31E8"/>
    <w:rsid w:val="00ED6997"/>
    <w:rsid w:val="00EE3C46"/>
    <w:rsid w:val="00EE45A2"/>
    <w:rsid w:val="00EE4B77"/>
    <w:rsid w:val="00EE5016"/>
    <w:rsid w:val="00EE55E4"/>
    <w:rsid w:val="00EE6855"/>
    <w:rsid w:val="00EE6E8F"/>
    <w:rsid w:val="00EF1325"/>
    <w:rsid w:val="00EF1720"/>
    <w:rsid w:val="00EF3653"/>
    <w:rsid w:val="00EF3A53"/>
    <w:rsid w:val="00EF402C"/>
    <w:rsid w:val="00EF62B6"/>
    <w:rsid w:val="00F008A8"/>
    <w:rsid w:val="00F027DD"/>
    <w:rsid w:val="00F0419A"/>
    <w:rsid w:val="00F04648"/>
    <w:rsid w:val="00F064EB"/>
    <w:rsid w:val="00F120C7"/>
    <w:rsid w:val="00F13565"/>
    <w:rsid w:val="00F17FB9"/>
    <w:rsid w:val="00F20918"/>
    <w:rsid w:val="00F20C67"/>
    <w:rsid w:val="00F213C8"/>
    <w:rsid w:val="00F249D9"/>
    <w:rsid w:val="00F253A3"/>
    <w:rsid w:val="00F315CD"/>
    <w:rsid w:val="00F34B14"/>
    <w:rsid w:val="00F36332"/>
    <w:rsid w:val="00F41721"/>
    <w:rsid w:val="00F42217"/>
    <w:rsid w:val="00F43C7B"/>
    <w:rsid w:val="00F43CD4"/>
    <w:rsid w:val="00F43CE2"/>
    <w:rsid w:val="00F445AF"/>
    <w:rsid w:val="00F4778B"/>
    <w:rsid w:val="00F508AD"/>
    <w:rsid w:val="00F50BF6"/>
    <w:rsid w:val="00F512E0"/>
    <w:rsid w:val="00F51F4C"/>
    <w:rsid w:val="00F52829"/>
    <w:rsid w:val="00F5301F"/>
    <w:rsid w:val="00F531D0"/>
    <w:rsid w:val="00F5419E"/>
    <w:rsid w:val="00F64526"/>
    <w:rsid w:val="00F65CB4"/>
    <w:rsid w:val="00F71463"/>
    <w:rsid w:val="00F71843"/>
    <w:rsid w:val="00F72779"/>
    <w:rsid w:val="00F72AA4"/>
    <w:rsid w:val="00F7367D"/>
    <w:rsid w:val="00F73731"/>
    <w:rsid w:val="00F77684"/>
    <w:rsid w:val="00F8030F"/>
    <w:rsid w:val="00F8483E"/>
    <w:rsid w:val="00F860C5"/>
    <w:rsid w:val="00F8676D"/>
    <w:rsid w:val="00F879D4"/>
    <w:rsid w:val="00F90B2A"/>
    <w:rsid w:val="00F913A2"/>
    <w:rsid w:val="00F95188"/>
    <w:rsid w:val="00F95276"/>
    <w:rsid w:val="00F96665"/>
    <w:rsid w:val="00FA0DCF"/>
    <w:rsid w:val="00FA43D6"/>
    <w:rsid w:val="00FA7055"/>
    <w:rsid w:val="00FA7D42"/>
    <w:rsid w:val="00FB182C"/>
    <w:rsid w:val="00FB196F"/>
    <w:rsid w:val="00FB1BFC"/>
    <w:rsid w:val="00FB5320"/>
    <w:rsid w:val="00FB56DE"/>
    <w:rsid w:val="00FB617B"/>
    <w:rsid w:val="00FB720D"/>
    <w:rsid w:val="00FC1A95"/>
    <w:rsid w:val="00FC2684"/>
    <w:rsid w:val="00FC3AC6"/>
    <w:rsid w:val="00FC3C5D"/>
    <w:rsid w:val="00FC3DFF"/>
    <w:rsid w:val="00FC5E69"/>
    <w:rsid w:val="00FC6602"/>
    <w:rsid w:val="00FD06EF"/>
    <w:rsid w:val="00FD3ADF"/>
    <w:rsid w:val="00FD632D"/>
    <w:rsid w:val="00FE2467"/>
    <w:rsid w:val="00FE6BF1"/>
    <w:rsid w:val="00FF1617"/>
    <w:rsid w:val="00FF1EFB"/>
    <w:rsid w:val="00FF3F3B"/>
    <w:rsid w:val="00FF496D"/>
    <w:rsid w:val="00FF4EA0"/>
    <w:rsid w:val="00FF6314"/>
    <w:rsid w:val="00FF6BE5"/>
    <w:rsid w:val="0A023519"/>
    <w:rsid w:val="0BF1412D"/>
    <w:rsid w:val="0F1A6FD6"/>
    <w:rsid w:val="148B25E6"/>
    <w:rsid w:val="1B3719E2"/>
    <w:rsid w:val="1CA37410"/>
    <w:rsid w:val="1DAA6ADB"/>
    <w:rsid w:val="1F4C6666"/>
    <w:rsid w:val="237544B8"/>
    <w:rsid w:val="24474981"/>
    <w:rsid w:val="24990D97"/>
    <w:rsid w:val="264B3566"/>
    <w:rsid w:val="29B540B7"/>
    <w:rsid w:val="2E8D676F"/>
    <w:rsid w:val="2ED042DC"/>
    <w:rsid w:val="322B2DA6"/>
    <w:rsid w:val="37692C7D"/>
    <w:rsid w:val="37872D35"/>
    <w:rsid w:val="384E136E"/>
    <w:rsid w:val="3D0D56B1"/>
    <w:rsid w:val="4B876778"/>
    <w:rsid w:val="51A5377F"/>
    <w:rsid w:val="51D268BE"/>
    <w:rsid w:val="51F65B08"/>
    <w:rsid w:val="53442AC8"/>
    <w:rsid w:val="53947673"/>
    <w:rsid w:val="5462542D"/>
    <w:rsid w:val="55607166"/>
    <w:rsid w:val="5703327B"/>
    <w:rsid w:val="57D744FA"/>
    <w:rsid w:val="60364D97"/>
    <w:rsid w:val="683712B9"/>
    <w:rsid w:val="68A869C0"/>
    <w:rsid w:val="692E0CAC"/>
    <w:rsid w:val="6B7248D5"/>
    <w:rsid w:val="6C2C5347"/>
    <w:rsid w:val="6D932351"/>
    <w:rsid w:val="6E391BE5"/>
    <w:rsid w:val="70054354"/>
    <w:rsid w:val="726409BB"/>
    <w:rsid w:val="73116555"/>
    <w:rsid w:val="743C0A4E"/>
    <w:rsid w:val="74964153"/>
    <w:rsid w:val="76F02AA7"/>
    <w:rsid w:val="7745771B"/>
    <w:rsid w:val="7AE067A6"/>
    <w:rsid w:val="7FBC2FE9"/>
  </w:rsids>
  <m:mathPr>
    <m:lMargin m:val="0"/>
    <m:mathFont m:val="Cambria Math"/>
    <m:rMargin m:val="0"/>
    <m:wrapIndent m:val="1440"/>
    <m:brkBin m:val="before"/>
    <m:brkBinSub m:val="--"/>
    <m:defJc m:val="centerGroup"/>
    <m:intLim m:val="subSup"/>
    <m:naryLim m:val="undOvr"/>
    <m:smallFrac m:val="off"/>
    <m:dispDef/>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Calibri" w:hAnsi="Calibri"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0" w:semiHidden="0" w:name="annotation text"/>
    <w:lsdException w:qFormat="1" w:uiPriority="0" w:semiHidden="0" w:name="header"/>
    <w:lsdException w:qFormat="1"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0"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qFormat="1" w:uiPriority="0" w:semiHidden="0"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0"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28"/>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30"/>
    <w:qFormat/>
    <w:uiPriority w:val="0"/>
    <w:pPr>
      <w:keepNext/>
      <w:keepLines/>
      <w:spacing w:before="260" w:after="260" w:line="416" w:lineRule="auto"/>
      <w:outlineLvl w:val="1"/>
    </w:pPr>
    <w:rPr>
      <w:rFonts w:ascii="Cambria" w:hAnsi="Cambria"/>
      <w:b/>
      <w:bCs/>
      <w:sz w:val="32"/>
      <w:szCs w:val="32"/>
    </w:rPr>
  </w:style>
  <w:style w:type="paragraph" w:styleId="4">
    <w:name w:val="heading 3"/>
    <w:basedOn w:val="1"/>
    <w:next w:val="1"/>
    <w:link w:val="31"/>
    <w:qFormat/>
    <w:uiPriority w:val="0"/>
    <w:pPr>
      <w:keepNext/>
      <w:keepLines/>
      <w:spacing w:before="260" w:after="260" w:line="416" w:lineRule="auto"/>
      <w:outlineLvl w:val="2"/>
    </w:pPr>
    <w:rPr>
      <w:b/>
      <w:bCs/>
      <w:sz w:val="32"/>
      <w:szCs w:val="32"/>
    </w:rPr>
  </w:style>
  <w:style w:type="paragraph" w:styleId="5">
    <w:name w:val="heading 4"/>
    <w:basedOn w:val="1"/>
    <w:next w:val="1"/>
    <w:link w:val="32"/>
    <w:qFormat/>
    <w:uiPriority w:val="0"/>
    <w:pPr>
      <w:keepNext/>
      <w:keepLines/>
      <w:spacing w:before="280" w:after="290" w:line="376" w:lineRule="auto"/>
      <w:outlineLvl w:val="3"/>
    </w:pPr>
    <w:rPr>
      <w:rFonts w:ascii="Cambria" w:hAnsi="Cambria"/>
      <w:b/>
      <w:bCs/>
      <w:sz w:val="28"/>
      <w:szCs w:val="28"/>
    </w:rPr>
  </w:style>
  <w:style w:type="paragraph" w:styleId="6">
    <w:name w:val="heading 5"/>
    <w:basedOn w:val="1"/>
    <w:next w:val="1"/>
    <w:link w:val="33"/>
    <w:qFormat/>
    <w:uiPriority w:val="0"/>
    <w:pPr>
      <w:keepNext/>
      <w:keepLines/>
      <w:spacing w:before="280" w:after="290" w:line="376" w:lineRule="auto"/>
      <w:outlineLvl w:val="4"/>
    </w:pPr>
    <w:rPr>
      <w:b/>
      <w:bCs/>
      <w:sz w:val="28"/>
      <w:szCs w:val="28"/>
    </w:rPr>
  </w:style>
  <w:style w:type="character" w:default="1" w:styleId="18">
    <w:name w:val="Default Paragraph Font"/>
    <w:unhideWhenUsed/>
    <w:uiPriority w:val="1"/>
  </w:style>
  <w:style w:type="table" w:default="1" w:styleId="22">
    <w:name w:val="Normal Table"/>
    <w:unhideWhenUsed/>
    <w:qFormat/>
    <w:uiPriority w:val="99"/>
    <w:tblPr>
      <w:tblLayout w:type="fixed"/>
      <w:tblCellMar>
        <w:top w:w="0" w:type="dxa"/>
        <w:left w:w="108" w:type="dxa"/>
        <w:bottom w:w="0" w:type="dxa"/>
        <w:right w:w="108" w:type="dxa"/>
      </w:tblCellMar>
    </w:tblPr>
  </w:style>
  <w:style w:type="paragraph" w:styleId="7">
    <w:name w:val="annotation subject"/>
    <w:basedOn w:val="8"/>
    <w:next w:val="8"/>
    <w:link w:val="38"/>
    <w:unhideWhenUsed/>
    <w:qFormat/>
    <w:uiPriority w:val="0"/>
    <w:rPr>
      <w:b/>
      <w:bCs/>
    </w:rPr>
  </w:style>
  <w:style w:type="paragraph" w:styleId="8">
    <w:name w:val="annotation text"/>
    <w:basedOn w:val="1"/>
    <w:link w:val="37"/>
    <w:unhideWhenUsed/>
    <w:qFormat/>
    <w:uiPriority w:val="0"/>
    <w:pPr>
      <w:jc w:val="left"/>
    </w:pPr>
  </w:style>
  <w:style w:type="paragraph" w:styleId="9">
    <w:name w:val="Document Map"/>
    <w:basedOn w:val="1"/>
    <w:link w:val="34"/>
    <w:unhideWhenUsed/>
    <w:qFormat/>
    <w:uiPriority w:val="0"/>
    <w:rPr>
      <w:rFonts w:ascii="宋体"/>
      <w:sz w:val="18"/>
      <w:szCs w:val="18"/>
    </w:rPr>
  </w:style>
  <w:style w:type="paragraph" w:styleId="10">
    <w:name w:val="Body Text"/>
    <w:basedOn w:val="1"/>
    <w:link w:val="41"/>
    <w:qFormat/>
    <w:uiPriority w:val="0"/>
    <w:pPr>
      <w:spacing w:after="120"/>
    </w:pPr>
    <w:rPr>
      <w:rFonts w:ascii="Times New Roman" w:hAnsi="Times New Roman"/>
      <w:szCs w:val="24"/>
    </w:rPr>
  </w:style>
  <w:style w:type="paragraph" w:styleId="11">
    <w:name w:val="toc 3"/>
    <w:basedOn w:val="1"/>
    <w:next w:val="1"/>
    <w:unhideWhenUsed/>
    <w:qFormat/>
    <w:uiPriority w:val="39"/>
    <w:pPr>
      <w:widowControl/>
      <w:spacing w:after="100" w:line="276" w:lineRule="auto"/>
      <w:ind w:left="440"/>
      <w:jc w:val="left"/>
    </w:pPr>
    <w:rPr>
      <w:kern w:val="0"/>
      <w:sz w:val="22"/>
    </w:rPr>
  </w:style>
  <w:style w:type="paragraph" w:styleId="12">
    <w:name w:val="Balloon Text"/>
    <w:basedOn w:val="1"/>
    <w:link w:val="27"/>
    <w:unhideWhenUsed/>
    <w:qFormat/>
    <w:uiPriority w:val="0"/>
    <w:rPr>
      <w:sz w:val="18"/>
      <w:szCs w:val="18"/>
    </w:rPr>
  </w:style>
  <w:style w:type="paragraph" w:styleId="13">
    <w:name w:val="footer"/>
    <w:basedOn w:val="1"/>
    <w:link w:val="40"/>
    <w:unhideWhenUsed/>
    <w:qFormat/>
    <w:uiPriority w:val="0"/>
    <w:pPr>
      <w:tabs>
        <w:tab w:val="center" w:pos="4153"/>
        <w:tab w:val="right" w:pos="8306"/>
      </w:tabs>
      <w:snapToGrid w:val="0"/>
      <w:jc w:val="left"/>
    </w:pPr>
    <w:rPr>
      <w:sz w:val="18"/>
      <w:szCs w:val="18"/>
    </w:rPr>
  </w:style>
  <w:style w:type="paragraph" w:styleId="14">
    <w:name w:val="header"/>
    <w:basedOn w:val="1"/>
    <w:link w:val="39"/>
    <w:unhideWhenUsed/>
    <w:qFormat/>
    <w:uiPriority w:val="0"/>
    <w:pPr>
      <w:pBdr>
        <w:bottom w:val="single" w:color="auto" w:sz="6" w:space="1"/>
      </w:pBdr>
      <w:tabs>
        <w:tab w:val="center" w:pos="4153"/>
        <w:tab w:val="right" w:pos="8306"/>
      </w:tabs>
      <w:snapToGrid w:val="0"/>
      <w:jc w:val="center"/>
    </w:pPr>
    <w:rPr>
      <w:sz w:val="18"/>
      <w:szCs w:val="18"/>
    </w:rPr>
  </w:style>
  <w:style w:type="paragraph" w:styleId="15">
    <w:name w:val="toc 1"/>
    <w:basedOn w:val="1"/>
    <w:next w:val="1"/>
    <w:unhideWhenUsed/>
    <w:qFormat/>
    <w:uiPriority w:val="39"/>
  </w:style>
  <w:style w:type="paragraph" w:styleId="16">
    <w:name w:val="toc 2"/>
    <w:basedOn w:val="1"/>
    <w:next w:val="1"/>
    <w:unhideWhenUsed/>
    <w:qFormat/>
    <w:uiPriority w:val="39"/>
    <w:pPr>
      <w:widowControl/>
      <w:spacing w:after="100" w:line="276" w:lineRule="auto"/>
      <w:ind w:left="220"/>
      <w:jc w:val="left"/>
    </w:pPr>
    <w:rPr>
      <w:kern w:val="0"/>
      <w:sz w:val="22"/>
    </w:rPr>
  </w:style>
  <w:style w:type="paragraph" w:styleId="17">
    <w:name w:val="Title"/>
    <w:basedOn w:val="1"/>
    <w:next w:val="1"/>
    <w:link w:val="46"/>
    <w:qFormat/>
    <w:uiPriority w:val="10"/>
    <w:pPr>
      <w:spacing w:before="240" w:after="60"/>
      <w:jc w:val="center"/>
      <w:outlineLvl w:val="0"/>
    </w:pPr>
    <w:rPr>
      <w:rFonts w:asciiTheme="majorHAnsi" w:hAnsiTheme="majorHAnsi" w:cstheme="majorBidi"/>
      <w:b/>
      <w:bCs/>
      <w:sz w:val="32"/>
      <w:szCs w:val="32"/>
    </w:rPr>
  </w:style>
  <w:style w:type="character" w:styleId="19">
    <w:name w:val="FollowedHyperlink"/>
    <w:basedOn w:val="18"/>
    <w:unhideWhenUsed/>
    <w:qFormat/>
    <w:uiPriority w:val="99"/>
    <w:rPr>
      <w:color w:val="800080" w:themeColor="followedHyperlink"/>
      <w:u w:val="single"/>
    </w:rPr>
  </w:style>
  <w:style w:type="character" w:styleId="20">
    <w:name w:val="Hyperlink"/>
    <w:basedOn w:val="18"/>
    <w:unhideWhenUsed/>
    <w:qFormat/>
    <w:uiPriority w:val="99"/>
    <w:rPr>
      <w:color w:val="0000FF"/>
      <w:u w:val="single"/>
    </w:rPr>
  </w:style>
  <w:style w:type="character" w:styleId="21">
    <w:name w:val="annotation reference"/>
    <w:basedOn w:val="18"/>
    <w:unhideWhenUsed/>
    <w:qFormat/>
    <w:uiPriority w:val="0"/>
    <w:rPr>
      <w:sz w:val="21"/>
      <w:szCs w:val="21"/>
    </w:rPr>
  </w:style>
  <w:style w:type="table" w:styleId="23">
    <w:name w:val="Table Grid"/>
    <w:basedOn w:val="2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style>
  <w:style w:type="paragraph" w:customStyle="1" w:styleId="24">
    <w:name w:val="列出段落1"/>
    <w:basedOn w:val="1"/>
    <w:qFormat/>
    <w:uiPriority w:val="0"/>
    <w:pPr>
      <w:ind w:firstLine="420" w:firstLineChars="200"/>
    </w:pPr>
  </w:style>
  <w:style w:type="paragraph" w:customStyle="1" w:styleId="25">
    <w:name w:val="无间隔1"/>
    <w:link w:val="26"/>
    <w:qFormat/>
    <w:uiPriority w:val="0"/>
    <w:rPr>
      <w:rFonts w:ascii="Calibri" w:hAnsi="Calibri" w:eastAsia="宋体" w:cs="Times New Roman"/>
      <w:sz w:val="22"/>
      <w:szCs w:val="22"/>
      <w:lang w:val="en-US" w:eastAsia="zh-CN" w:bidi="ar-SA"/>
    </w:rPr>
  </w:style>
  <w:style w:type="character" w:customStyle="1" w:styleId="26">
    <w:name w:val="无间隔 Char"/>
    <w:basedOn w:val="18"/>
    <w:link w:val="25"/>
    <w:qFormat/>
    <w:uiPriority w:val="0"/>
    <w:rPr>
      <w:sz w:val="22"/>
      <w:szCs w:val="22"/>
      <w:lang w:val="en-US" w:eastAsia="zh-CN" w:bidi="ar-SA"/>
    </w:rPr>
  </w:style>
  <w:style w:type="character" w:customStyle="1" w:styleId="27">
    <w:name w:val="批注框文本 Char"/>
    <w:basedOn w:val="18"/>
    <w:link w:val="12"/>
    <w:qFormat/>
    <w:uiPriority w:val="0"/>
    <w:rPr>
      <w:sz w:val="18"/>
      <w:szCs w:val="18"/>
    </w:rPr>
  </w:style>
  <w:style w:type="character" w:customStyle="1" w:styleId="28">
    <w:name w:val="标题 1 Char"/>
    <w:basedOn w:val="18"/>
    <w:link w:val="2"/>
    <w:qFormat/>
    <w:uiPriority w:val="0"/>
    <w:rPr>
      <w:b/>
      <w:bCs/>
      <w:kern w:val="44"/>
      <w:sz w:val="44"/>
      <w:szCs w:val="44"/>
    </w:rPr>
  </w:style>
  <w:style w:type="paragraph" w:customStyle="1" w:styleId="29">
    <w:name w:val="TOC 标题1"/>
    <w:basedOn w:val="2"/>
    <w:next w:val="1"/>
    <w:qFormat/>
    <w:uiPriority w:val="0"/>
    <w:pPr>
      <w:widowControl/>
      <w:spacing w:before="480" w:after="0" w:line="276" w:lineRule="auto"/>
      <w:jc w:val="left"/>
      <w:outlineLvl w:val="9"/>
    </w:pPr>
    <w:rPr>
      <w:rFonts w:ascii="Cambria" w:hAnsi="Cambria"/>
      <w:color w:val="365F91"/>
      <w:kern w:val="0"/>
      <w:sz w:val="28"/>
      <w:szCs w:val="28"/>
    </w:rPr>
  </w:style>
  <w:style w:type="character" w:customStyle="1" w:styleId="30">
    <w:name w:val="标题 2 Char"/>
    <w:basedOn w:val="18"/>
    <w:link w:val="3"/>
    <w:qFormat/>
    <w:uiPriority w:val="0"/>
    <w:rPr>
      <w:rFonts w:ascii="Cambria" w:hAnsi="Cambria" w:eastAsia="宋体" w:cs="Times New Roman"/>
      <w:b/>
      <w:bCs/>
      <w:sz w:val="32"/>
      <w:szCs w:val="32"/>
    </w:rPr>
  </w:style>
  <w:style w:type="character" w:customStyle="1" w:styleId="31">
    <w:name w:val="标题 3 Char"/>
    <w:basedOn w:val="18"/>
    <w:link w:val="4"/>
    <w:qFormat/>
    <w:uiPriority w:val="0"/>
    <w:rPr>
      <w:b/>
      <w:bCs/>
      <w:sz w:val="32"/>
      <w:szCs w:val="32"/>
    </w:rPr>
  </w:style>
  <w:style w:type="character" w:customStyle="1" w:styleId="32">
    <w:name w:val="标题 4 Char"/>
    <w:basedOn w:val="18"/>
    <w:link w:val="5"/>
    <w:qFormat/>
    <w:uiPriority w:val="0"/>
    <w:rPr>
      <w:rFonts w:ascii="Cambria" w:hAnsi="Cambria" w:eastAsia="宋体" w:cs="Times New Roman"/>
      <w:b/>
      <w:bCs/>
      <w:sz w:val="28"/>
      <w:szCs w:val="28"/>
    </w:rPr>
  </w:style>
  <w:style w:type="character" w:customStyle="1" w:styleId="33">
    <w:name w:val="标题 5 Char"/>
    <w:basedOn w:val="18"/>
    <w:link w:val="6"/>
    <w:qFormat/>
    <w:uiPriority w:val="0"/>
    <w:rPr>
      <w:b/>
      <w:bCs/>
      <w:sz w:val="28"/>
      <w:szCs w:val="28"/>
    </w:rPr>
  </w:style>
  <w:style w:type="character" w:customStyle="1" w:styleId="34">
    <w:name w:val="文档结构图 Char"/>
    <w:basedOn w:val="18"/>
    <w:link w:val="9"/>
    <w:qFormat/>
    <w:uiPriority w:val="0"/>
    <w:rPr>
      <w:rFonts w:ascii="宋体" w:eastAsia="宋体"/>
      <w:sz w:val="18"/>
      <w:szCs w:val="18"/>
    </w:rPr>
  </w:style>
  <w:style w:type="paragraph" w:customStyle="1" w:styleId="35">
    <w:name w:val="表格文字"/>
    <w:basedOn w:val="1"/>
    <w:qFormat/>
    <w:uiPriority w:val="0"/>
    <w:pPr>
      <w:spacing w:line="360" w:lineRule="auto"/>
    </w:pPr>
    <w:rPr>
      <w:rFonts w:ascii="Times New Roman" w:hAnsi="Times New Roman"/>
      <w:szCs w:val="24"/>
    </w:rPr>
  </w:style>
  <w:style w:type="paragraph" w:customStyle="1" w:styleId="36">
    <w:name w:val="样式1"/>
    <w:basedOn w:val="1"/>
    <w:qFormat/>
    <w:uiPriority w:val="0"/>
    <w:pPr>
      <w:widowControl/>
      <w:jc w:val="left"/>
    </w:pPr>
    <w:rPr>
      <w:rFonts w:eastAsia="楷体_GB2312"/>
      <w:b/>
      <w:bCs/>
      <w:kern w:val="0"/>
      <w:sz w:val="32"/>
      <w:szCs w:val="32"/>
      <w:lang w:eastAsia="en-US"/>
    </w:rPr>
  </w:style>
  <w:style w:type="character" w:customStyle="1" w:styleId="37">
    <w:name w:val="批注文字 Char"/>
    <w:basedOn w:val="18"/>
    <w:link w:val="8"/>
    <w:qFormat/>
    <w:uiPriority w:val="0"/>
    <w:rPr>
      <w:kern w:val="2"/>
      <w:sz w:val="21"/>
      <w:szCs w:val="22"/>
    </w:rPr>
  </w:style>
  <w:style w:type="character" w:customStyle="1" w:styleId="38">
    <w:name w:val="批注主题 Char"/>
    <w:basedOn w:val="37"/>
    <w:link w:val="7"/>
    <w:qFormat/>
    <w:uiPriority w:val="0"/>
    <w:rPr>
      <w:b/>
      <w:bCs/>
      <w:kern w:val="2"/>
      <w:sz w:val="21"/>
      <w:szCs w:val="22"/>
    </w:rPr>
  </w:style>
  <w:style w:type="character" w:customStyle="1" w:styleId="39">
    <w:name w:val="页眉 Char"/>
    <w:basedOn w:val="18"/>
    <w:link w:val="14"/>
    <w:qFormat/>
    <w:uiPriority w:val="0"/>
    <w:rPr>
      <w:kern w:val="2"/>
      <w:sz w:val="18"/>
      <w:szCs w:val="18"/>
    </w:rPr>
  </w:style>
  <w:style w:type="character" w:customStyle="1" w:styleId="40">
    <w:name w:val="页脚 Char"/>
    <w:basedOn w:val="18"/>
    <w:link w:val="13"/>
    <w:qFormat/>
    <w:uiPriority w:val="0"/>
    <w:rPr>
      <w:kern w:val="2"/>
      <w:sz w:val="18"/>
      <w:szCs w:val="18"/>
    </w:rPr>
  </w:style>
  <w:style w:type="character" w:customStyle="1" w:styleId="41">
    <w:name w:val="正文文本 Char"/>
    <w:basedOn w:val="18"/>
    <w:link w:val="10"/>
    <w:qFormat/>
    <w:uiPriority w:val="0"/>
    <w:rPr>
      <w:rFonts w:ascii="Times New Roman" w:hAnsi="Times New Roman"/>
      <w:kern w:val="2"/>
      <w:sz w:val="21"/>
      <w:szCs w:val="24"/>
    </w:rPr>
  </w:style>
  <w:style w:type="paragraph" w:customStyle="1" w:styleId="42">
    <w:name w:val="p0"/>
    <w:basedOn w:val="1"/>
    <w:qFormat/>
    <w:uiPriority w:val="0"/>
    <w:pPr>
      <w:widowControl/>
    </w:pPr>
    <w:rPr>
      <w:rFonts w:cs="宋体"/>
      <w:kern w:val="0"/>
      <w:szCs w:val="21"/>
    </w:rPr>
  </w:style>
  <w:style w:type="paragraph" w:customStyle="1" w:styleId="43">
    <w:name w:val="列出段落2"/>
    <w:basedOn w:val="1"/>
    <w:qFormat/>
    <w:uiPriority w:val="0"/>
    <w:pPr>
      <w:ind w:firstLine="420" w:firstLineChars="200"/>
    </w:pPr>
  </w:style>
  <w:style w:type="paragraph" w:customStyle="1" w:styleId="44">
    <w:name w:val="列出段落3"/>
    <w:basedOn w:val="1"/>
    <w:unhideWhenUsed/>
    <w:qFormat/>
    <w:uiPriority w:val="99"/>
    <w:pPr>
      <w:ind w:firstLine="420" w:firstLineChars="200"/>
    </w:pPr>
  </w:style>
  <w:style w:type="paragraph" w:customStyle="1" w:styleId="45">
    <w:name w:val="列出段落4"/>
    <w:basedOn w:val="1"/>
    <w:unhideWhenUsed/>
    <w:qFormat/>
    <w:uiPriority w:val="99"/>
    <w:pPr>
      <w:ind w:firstLine="420" w:firstLineChars="200"/>
    </w:pPr>
  </w:style>
  <w:style w:type="character" w:customStyle="1" w:styleId="46">
    <w:name w:val="标题 Char"/>
    <w:basedOn w:val="18"/>
    <w:link w:val="17"/>
    <w:uiPriority w:val="10"/>
    <w:rPr>
      <w:rFonts w:asciiTheme="majorHAnsi" w:hAnsiTheme="majorHAnsi" w:cstheme="majorBidi"/>
      <w:b/>
      <w:bCs/>
      <w:kern w:val="2"/>
      <w:sz w:val="32"/>
      <w:szCs w:val="32"/>
    </w:rPr>
  </w:style>
  <w:style w:type="paragraph" w:customStyle="1" w:styleId="47">
    <w:name w:val="List Paragraph"/>
    <w:basedOn w:val="1"/>
    <w:unhideWhenUsed/>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2.emf"/><Relationship Id="rId7" Type="http://schemas.openxmlformats.org/officeDocument/2006/relationships/oleObject" Target="embeddings/oleObject2.bin"/><Relationship Id="rId6" Type="http://schemas.openxmlformats.org/officeDocument/2006/relationships/image" Target="media/image1.png"/><Relationship Id="rId5" Type="http://schemas.openxmlformats.org/officeDocument/2006/relationships/oleObject" Target="embeddings/oleObject1.bin"/><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7"/>
    <customShpInfo spid="_x0000_s102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erayt</Company>
  <Pages>13</Pages>
  <Words>1001</Words>
  <Characters>5711</Characters>
  <Lines>47</Lines>
  <Paragraphs>13</Paragraphs>
  <TotalTime>0</TotalTime>
  <ScaleCrop>false</ScaleCrop>
  <LinksUpToDate>false</LinksUpToDate>
  <CharactersWithSpaces>6699</CharactersWithSpaces>
  <Application>WPS Office_10.1.0.6028_F1E327BC-269C-435d-A152-05C5408002CA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2012-07-09T13:18:00Z</dcterms:created>
  <dc:creator>e [选取日期]rayt</dc:creator>
  <cp:lastModifiedBy>Administrator</cp:lastModifiedBy>
  <dcterms:modified xsi:type="dcterms:W3CDTF">2017-01-13T09:00:30Z</dcterms:modified>
  <dc:title>中国银行QE平台之报价引擎对外接口约定</dc:title>
  <cp:revision>227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2052-10.1.0.6028</vt:lpwstr>
  </property>
</Properties>
</file>